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outlineLvl w:val="0"/>
        <w:rPr>
          <w:rFonts w:hint="eastAsia" w:ascii="黑体" w:hAnsi="黑体" w:eastAsia="黑体" w:cs="黑体"/>
          <w:sz w:val="28"/>
          <w:szCs w:val="28"/>
          <w:highlight w:val="none"/>
        </w:rPr>
      </w:pPr>
      <w:r>
        <w:rPr>
          <w:rFonts w:hint="eastAsia" w:ascii="黑体" w:hAnsi="黑体" w:eastAsia="黑体" w:cs="黑体"/>
          <w:sz w:val="28"/>
          <w:szCs w:val="28"/>
          <w:highlight w:val="none"/>
        </w:rPr>
        <w:t>附件1</w:t>
      </w:r>
    </w:p>
    <w:p>
      <w:pPr>
        <w:snapToGrid w:val="0"/>
        <w:spacing w:line="480" w:lineRule="exact"/>
        <w:rPr>
          <w:rFonts w:ascii="宋体"/>
          <w:b/>
          <w:sz w:val="32"/>
          <w:szCs w:val="32"/>
          <w:highlight w:val="none"/>
        </w:rPr>
      </w:pPr>
    </w:p>
    <w:p>
      <w:pPr>
        <w:snapToGrid w:val="0"/>
        <w:spacing w:line="480" w:lineRule="exact"/>
        <w:jc w:val="center"/>
        <w:outlineLvl w:val="0"/>
        <w:rPr>
          <w:rFonts w:ascii="宋体"/>
          <w:b/>
          <w:sz w:val="32"/>
          <w:szCs w:val="32"/>
          <w:highlight w:val="none"/>
        </w:rPr>
      </w:pPr>
      <w:r>
        <w:rPr>
          <w:rFonts w:hint="eastAsia" w:ascii="宋体" w:hAnsi="宋体"/>
          <w:b/>
          <w:sz w:val="32"/>
          <w:szCs w:val="32"/>
          <w:highlight w:val="none"/>
        </w:rPr>
        <w:t>上海银行中小企业无还本续贷业务操作规程（202</w:t>
      </w:r>
      <w:r>
        <w:rPr>
          <w:rFonts w:hint="eastAsia" w:ascii="宋体" w:hAnsi="宋体"/>
          <w:b/>
          <w:sz w:val="32"/>
          <w:szCs w:val="32"/>
          <w:highlight w:val="none"/>
          <w:lang w:val="en-US" w:eastAsia="zh-CN"/>
        </w:rPr>
        <w:t>6</w:t>
      </w:r>
      <w:r>
        <w:rPr>
          <w:rFonts w:hint="eastAsia" w:ascii="宋体" w:hAnsi="宋体"/>
          <w:b/>
          <w:sz w:val="32"/>
          <w:szCs w:val="32"/>
          <w:highlight w:val="none"/>
        </w:rPr>
        <w:t>年版）</w:t>
      </w:r>
    </w:p>
    <w:p>
      <w:pPr>
        <w:spacing w:line="480" w:lineRule="exact"/>
        <w:rPr>
          <w:rFonts w:ascii="楷体_GB2312" w:hAnsi="仿宋_GB2312" w:eastAsia="楷体_GB2312"/>
          <w:b/>
          <w:bCs/>
          <w:color w:val="000000"/>
          <w:sz w:val="28"/>
          <w:szCs w:val="28"/>
          <w:highlight w:val="none"/>
        </w:rPr>
      </w:pPr>
    </w:p>
    <w:p>
      <w:pPr>
        <w:spacing w:line="480" w:lineRule="exact"/>
        <w:outlineLvl w:val="0"/>
        <w:rPr>
          <w:rFonts w:hint="eastAsia" w:ascii="楷体" w:hAnsi="楷体" w:eastAsia="楷体" w:cs="楷体"/>
          <w:sz w:val="28"/>
          <w:szCs w:val="28"/>
          <w:highlight w:val="none"/>
        </w:rPr>
      </w:pPr>
      <w:r>
        <w:rPr>
          <w:rFonts w:hint="eastAsia" w:ascii="楷体" w:hAnsi="楷体" w:eastAsia="楷体" w:cs="楷体"/>
          <w:b/>
          <w:bCs/>
          <w:color w:val="000000"/>
          <w:sz w:val="28"/>
          <w:szCs w:val="28"/>
          <w:highlight w:val="none"/>
        </w:rPr>
        <w:t>【拟稿部门】</w:t>
      </w:r>
      <w:r>
        <w:rPr>
          <w:rFonts w:hint="eastAsia" w:ascii="楷体" w:hAnsi="楷体" w:eastAsia="楷体" w:cs="楷体"/>
          <w:bCs/>
          <w:color w:val="000000"/>
          <w:sz w:val="28"/>
          <w:szCs w:val="28"/>
          <w:highlight w:val="none"/>
        </w:rPr>
        <w:t>总行公司业务部</w:t>
      </w:r>
    </w:p>
    <w:p>
      <w:pPr>
        <w:spacing w:line="480" w:lineRule="exact"/>
        <w:outlineLvl w:val="0"/>
        <w:rPr>
          <w:rFonts w:hint="eastAsia" w:ascii="楷体" w:hAnsi="楷体" w:eastAsia="楷体" w:cs="楷体"/>
          <w:sz w:val="28"/>
          <w:szCs w:val="28"/>
          <w:highlight w:val="none"/>
        </w:rPr>
      </w:pPr>
      <w:r>
        <w:rPr>
          <w:rFonts w:hint="eastAsia" w:ascii="楷体" w:hAnsi="楷体" w:eastAsia="楷体" w:cs="楷体"/>
          <w:b/>
          <w:bCs/>
          <w:color w:val="000000"/>
          <w:sz w:val="28"/>
          <w:szCs w:val="28"/>
          <w:highlight w:val="none"/>
        </w:rPr>
        <w:t>【发布文号】</w:t>
      </w:r>
      <w:r>
        <w:rPr>
          <w:rFonts w:hint="eastAsia" w:ascii="楷体" w:hAnsi="楷体" w:eastAsia="楷体" w:cs="楷体"/>
          <w:bCs/>
          <w:color w:val="000000"/>
          <w:sz w:val="28"/>
          <w:szCs w:val="28"/>
          <w:highlight w:val="none"/>
        </w:rPr>
        <w:t>上银办〔202</w:t>
      </w:r>
      <w:r>
        <w:rPr>
          <w:rFonts w:hint="eastAsia" w:ascii="楷体" w:hAnsi="楷体" w:eastAsia="楷体" w:cs="楷体"/>
          <w:bCs/>
          <w:color w:val="000000"/>
          <w:sz w:val="28"/>
          <w:szCs w:val="28"/>
          <w:highlight w:val="none"/>
          <w:lang w:val="en-US" w:eastAsia="zh-CN"/>
        </w:rPr>
        <w:t>6</w:t>
      </w:r>
      <w:r>
        <w:rPr>
          <w:rFonts w:hint="eastAsia" w:ascii="楷体" w:hAnsi="楷体" w:eastAsia="楷体" w:cs="楷体"/>
          <w:bCs/>
          <w:color w:val="000000"/>
          <w:sz w:val="28"/>
          <w:szCs w:val="28"/>
          <w:highlight w:val="none"/>
        </w:rPr>
        <w:t>〕</w:t>
      </w:r>
      <w:r>
        <w:rPr>
          <w:rFonts w:hint="eastAsia" w:ascii="楷体" w:hAnsi="楷体" w:eastAsia="楷体" w:cs="楷体"/>
          <w:bCs/>
          <w:color w:val="000000"/>
          <w:sz w:val="28"/>
          <w:szCs w:val="28"/>
          <w:highlight w:val="none"/>
          <w:lang w:val="en-US" w:eastAsia="zh-CN"/>
        </w:rPr>
        <w:t>46</w:t>
      </w:r>
      <w:r>
        <w:rPr>
          <w:rFonts w:hint="eastAsia" w:ascii="楷体" w:hAnsi="楷体" w:eastAsia="楷体" w:cs="楷体"/>
          <w:bCs/>
          <w:color w:val="000000"/>
          <w:sz w:val="28"/>
          <w:szCs w:val="28"/>
          <w:highlight w:val="none"/>
        </w:rPr>
        <w:t>号</w:t>
      </w:r>
    </w:p>
    <w:p>
      <w:pPr>
        <w:spacing w:line="480" w:lineRule="exact"/>
        <w:outlineLvl w:val="0"/>
        <w:rPr>
          <w:rFonts w:hint="eastAsia" w:ascii="楷体" w:hAnsi="楷体" w:eastAsia="楷体" w:cs="楷体"/>
          <w:sz w:val="28"/>
          <w:szCs w:val="28"/>
          <w:highlight w:val="none"/>
        </w:rPr>
      </w:pPr>
      <w:r>
        <w:rPr>
          <w:rFonts w:hint="eastAsia" w:ascii="楷体" w:hAnsi="楷体" w:eastAsia="楷体" w:cs="楷体"/>
          <w:b/>
          <w:bCs/>
          <w:color w:val="000000"/>
          <w:sz w:val="28"/>
          <w:szCs w:val="28"/>
          <w:highlight w:val="none"/>
        </w:rPr>
        <w:t>【印发日期】</w:t>
      </w:r>
      <w:r>
        <w:rPr>
          <w:rFonts w:hint="eastAsia" w:ascii="楷体" w:hAnsi="楷体" w:eastAsia="楷体" w:cs="楷体"/>
          <w:color w:val="000000"/>
          <w:sz w:val="28"/>
          <w:szCs w:val="28"/>
          <w:highlight w:val="none"/>
        </w:rPr>
        <w:t>202</w:t>
      </w:r>
      <w:r>
        <w:rPr>
          <w:rFonts w:hint="eastAsia" w:ascii="楷体" w:hAnsi="楷体" w:eastAsia="楷体" w:cs="楷体"/>
          <w:color w:val="000000"/>
          <w:sz w:val="28"/>
          <w:szCs w:val="28"/>
          <w:highlight w:val="none"/>
          <w:lang w:val="en-US" w:eastAsia="zh-CN"/>
        </w:rPr>
        <w:t>6</w:t>
      </w:r>
      <w:r>
        <w:rPr>
          <w:rFonts w:hint="eastAsia" w:ascii="楷体" w:hAnsi="楷体" w:eastAsia="楷体" w:cs="楷体"/>
          <w:color w:val="000000"/>
          <w:sz w:val="28"/>
          <w:szCs w:val="28"/>
          <w:highlight w:val="none"/>
        </w:rPr>
        <w:t>年</w:t>
      </w:r>
      <w:r>
        <w:rPr>
          <w:rFonts w:hint="eastAsia" w:ascii="楷体" w:hAnsi="楷体" w:eastAsia="楷体" w:cs="楷体"/>
          <w:color w:val="000000"/>
          <w:sz w:val="28"/>
          <w:szCs w:val="28"/>
          <w:highlight w:val="none"/>
          <w:lang w:val="en-US" w:eastAsia="zh-CN"/>
        </w:rPr>
        <w:t>3</w:t>
      </w:r>
      <w:bookmarkStart w:id="0" w:name="_GoBack"/>
      <w:bookmarkEnd w:id="0"/>
      <w:r>
        <w:rPr>
          <w:rFonts w:hint="eastAsia" w:ascii="楷体" w:hAnsi="楷体" w:eastAsia="楷体" w:cs="楷体"/>
          <w:color w:val="000000"/>
          <w:sz w:val="28"/>
          <w:szCs w:val="28"/>
          <w:highlight w:val="none"/>
        </w:rPr>
        <w:t>月</w:t>
      </w:r>
      <w:r>
        <w:rPr>
          <w:rFonts w:hint="eastAsia" w:ascii="楷体" w:hAnsi="楷体" w:eastAsia="楷体" w:cs="楷体"/>
          <w:color w:val="000000"/>
          <w:sz w:val="28"/>
          <w:szCs w:val="28"/>
          <w:highlight w:val="none"/>
          <w:lang w:val="en-US" w:eastAsia="zh-CN"/>
        </w:rPr>
        <w:t>13</w:t>
      </w:r>
      <w:r>
        <w:rPr>
          <w:rFonts w:hint="eastAsia" w:ascii="楷体" w:hAnsi="楷体" w:eastAsia="楷体" w:cs="楷体"/>
          <w:color w:val="000000"/>
          <w:sz w:val="28"/>
          <w:szCs w:val="28"/>
          <w:highlight w:val="none"/>
        </w:rPr>
        <w:t>日</w:t>
      </w:r>
    </w:p>
    <w:p>
      <w:pPr>
        <w:spacing w:line="480" w:lineRule="exact"/>
        <w:outlineLvl w:val="0"/>
        <w:rPr>
          <w:rFonts w:hint="eastAsia" w:ascii="楷体" w:hAnsi="楷体" w:eastAsia="楷体" w:cs="楷体"/>
          <w:sz w:val="28"/>
          <w:szCs w:val="28"/>
          <w:highlight w:val="none"/>
        </w:rPr>
      </w:pPr>
      <w:r>
        <w:rPr>
          <w:rFonts w:hint="eastAsia" w:ascii="楷体" w:hAnsi="楷体" w:eastAsia="楷体" w:cs="楷体"/>
          <w:b/>
          <w:bCs/>
          <w:color w:val="000000"/>
          <w:sz w:val="28"/>
          <w:szCs w:val="28"/>
          <w:highlight w:val="none"/>
        </w:rPr>
        <w:t>【生效日期】</w:t>
      </w:r>
      <w:r>
        <w:rPr>
          <w:rFonts w:hint="eastAsia" w:ascii="楷体" w:hAnsi="楷体" w:eastAsia="楷体" w:cs="楷体"/>
          <w:color w:val="000000"/>
          <w:sz w:val="28"/>
          <w:szCs w:val="28"/>
          <w:highlight w:val="none"/>
        </w:rPr>
        <w:t>202</w:t>
      </w:r>
      <w:r>
        <w:rPr>
          <w:rFonts w:hint="eastAsia" w:ascii="楷体" w:hAnsi="楷体" w:eastAsia="楷体" w:cs="楷体"/>
          <w:color w:val="000000"/>
          <w:sz w:val="28"/>
          <w:szCs w:val="28"/>
          <w:highlight w:val="none"/>
          <w:lang w:val="en-US" w:eastAsia="zh-CN"/>
        </w:rPr>
        <w:t>6</w:t>
      </w:r>
      <w:r>
        <w:rPr>
          <w:rFonts w:hint="eastAsia" w:ascii="楷体" w:hAnsi="楷体" w:eastAsia="楷体" w:cs="楷体"/>
          <w:color w:val="000000"/>
          <w:sz w:val="28"/>
          <w:szCs w:val="28"/>
          <w:highlight w:val="none"/>
        </w:rPr>
        <w:t>年</w:t>
      </w:r>
      <w:r>
        <w:rPr>
          <w:rFonts w:hint="eastAsia" w:ascii="楷体" w:hAnsi="楷体" w:eastAsia="楷体" w:cs="楷体"/>
          <w:color w:val="000000"/>
          <w:sz w:val="28"/>
          <w:szCs w:val="28"/>
          <w:highlight w:val="none"/>
          <w:lang w:val="en-US" w:eastAsia="zh-CN"/>
        </w:rPr>
        <w:t>3</w:t>
      </w:r>
      <w:r>
        <w:rPr>
          <w:rFonts w:hint="eastAsia" w:ascii="楷体" w:hAnsi="楷体" w:eastAsia="楷体" w:cs="楷体"/>
          <w:color w:val="000000"/>
          <w:sz w:val="28"/>
          <w:szCs w:val="28"/>
          <w:highlight w:val="none"/>
        </w:rPr>
        <w:t>月</w:t>
      </w:r>
      <w:r>
        <w:rPr>
          <w:rFonts w:hint="eastAsia" w:ascii="楷体" w:hAnsi="楷体" w:eastAsia="楷体" w:cs="楷体"/>
          <w:color w:val="000000"/>
          <w:sz w:val="28"/>
          <w:szCs w:val="28"/>
          <w:highlight w:val="none"/>
          <w:lang w:val="en-US" w:eastAsia="zh-CN"/>
        </w:rPr>
        <w:t>13</w:t>
      </w:r>
      <w:r>
        <w:rPr>
          <w:rFonts w:hint="eastAsia" w:ascii="楷体" w:hAnsi="楷体" w:eastAsia="楷体" w:cs="楷体"/>
          <w:color w:val="000000"/>
          <w:sz w:val="28"/>
          <w:szCs w:val="28"/>
          <w:highlight w:val="none"/>
        </w:rPr>
        <w:t>日</w:t>
      </w:r>
    </w:p>
    <w:p>
      <w:pPr>
        <w:spacing w:line="480" w:lineRule="exact"/>
        <w:outlineLvl w:val="0"/>
        <w:rPr>
          <w:rFonts w:hint="eastAsia" w:ascii="楷体" w:hAnsi="楷体" w:eastAsia="楷体" w:cs="楷体"/>
          <w:sz w:val="28"/>
          <w:szCs w:val="28"/>
          <w:highlight w:val="none"/>
        </w:rPr>
      </w:pPr>
      <w:r>
        <w:rPr>
          <w:rFonts w:hint="eastAsia" w:ascii="楷体" w:hAnsi="楷体" w:eastAsia="楷体" w:cs="楷体"/>
          <w:b/>
          <w:bCs/>
          <w:color w:val="000000"/>
          <w:sz w:val="28"/>
          <w:szCs w:val="28"/>
          <w:highlight w:val="none"/>
        </w:rPr>
        <w:t>【规章类型】</w:t>
      </w:r>
      <w:r>
        <w:rPr>
          <w:rFonts w:hint="eastAsia" w:ascii="楷体" w:hAnsi="楷体" w:eastAsia="楷体" w:cs="楷体"/>
          <w:bCs/>
          <w:color w:val="000000"/>
          <w:sz w:val="28"/>
          <w:szCs w:val="28"/>
          <w:highlight w:val="none"/>
        </w:rPr>
        <w:t>规程类</w:t>
      </w:r>
    </w:p>
    <w:p>
      <w:pPr>
        <w:spacing w:line="480" w:lineRule="exact"/>
        <w:outlineLvl w:val="0"/>
        <w:rPr>
          <w:rFonts w:hint="eastAsia" w:ascii="楷体" w:hAnsi="楷体" w:eastAsia="楷体" w:cs="楷体"/>
          <w:sz w:val="28"/>
          <w:szCs w:val="28"/>
          <w:highlight w:val="none"/>
          <w:lang w:eastAsia="zh-CN"/>
        </w:rPr>
      </w:pPr>
      <w:r>
        <w:rPr>
          <w:rFonts w:hint="eastAsia" w:ascii="楷体" w:hAnsi="楷体" w:eastAsia="楷体" w:cs="楷体"/>
          <w:b/>
          <w:bCs/>
          <w:color w:val="000000"/>
          <w:sz w:val="28"/>
          <w:szCs w:val="28"/>
          <w:highlight w:val="none"/>
        </w:rPr>
        <w:t>【规章层级】</w:t>
      </w:r>
      <w:r>
        <w:rPr>
          <w:rFonts w:hint="eastAsia" w:ascii="楷体" w:hAnsi="楷体" w:eastAsia="楷体" w:cs="楷体"/>
          <w:color w:val="000000"/>
          <w:sz w:val="28"/>
          <w:szCs w:val="28"/>
          <w:highlight w:val="none"/>
        </w:rPr>
        <w:t>操作规章</w:t>
      </w:r>
    </w:p>
    <w:p>
      <w:pPr>
        <w:spacing w:line="480" w:lineRule="exact"/>
        <w:outlineLvl w:val="0"/>
        <w:rPr>
          <w:rFonts w:hint="eastAsia" w:ascii="楷体" w:hAnsi="楷体" w:eastAsia="楷体" w:cs="楷体"/>
          <w:color w:val="000000"/>
          <w:sz w:val="28"/>
          <w:szCs w:val="28"/>
          <w:highlight w:val="none"/>
        </w:rPr>
      </w:pPr>
      <w:r>
        <w:rPr>
          <w:rFonts w:hint="eastAsia" w:ascii="楷体" w:hAnsi="楷体" w:eastAsia="楷体" w:cs="楷体"/>
          <w:b/>
          <w:bCs/>
          <w:color w:val="000000"/>
          <w:sz w:val="28"/>
          <w:szCs w:val="28"/>
          <w:highlight w:val="none"/>
        </w:rPr>
        <w:t>【汇编定位】</w:t>
      </w:r>
      <w:r>
        <w:rPr>
          <w:rFonts w:hint="eastAsia" w:ascii="楷体" w:hAnsi="楷体" w:eastAsia="楷体" w:cs="楷体"/>
          <w:color w:val="000000"/>
          <w:sz w:val="28"/>
          <w:szCs w:val="28"/>
          <w:highlight w:val="none"/>
        </w:rPr>
        <w:t>产品管理－公司业务－无还本续贷</w:t>
      </w:r>
    </w:p>
    <w:p>
      <w:pPr>
        <w:spacing w:line="480" w:lineRule="exact"/>
        <w:outlineLvl w:val="0"/>
        <w:rPr>
          <w:rFonts w:hint="eastAsia" w:ascii="楷体" w:hAnsi="楷体" w:eastAsia="楷体" w:cs="楷体"/>
          <w:sz w:val="28"/>
          <w:szCs w:val="28"/>
          <w:highlight w:val="none"/>
        </w:rPr>
      </w:pPr>
      <w:r>
        <w:rPr>
          <w:rFonts w:hint="eastAsia" w:ascii="楷体" w:hAnsi="楷体" w:eastAsia="楷体" w:cs="楷体"/>
          <w:b/>
          <w:bCs/>
          <w:color w:val="000000"/>
          <w:sz w:val="28"/>
          <w:szCs w:val="28"/>
          <w:highlight w:val="none"/>
        </w:rPr>
        <w:t>【版 本 号】</w:t>
      </w:r>
      <w:r>
        <w:rPr>
          <w:rFonts w:hint="eastAsia" w:ascii="楷体" w:hAnsi="楷体" w:eastAsia="楷体" w:cs="楷体"/>
          <w:color w:val="000000"/>
          <w:sz w:val="28"/>
          <w:szCs w:val="28"/>
          <w:highlight w:val="none"/>
        </w:rPr>
        <w:t>202</w:t>
      </w:r>
      <w:r>
        <w:rPr>
          <w:rFonts w:hint="eastAsia" w:ascii="楷体" w:hAnsi="楷体" w:eastAsia="楷体" w:cs="楷体"/>
          <w:color w:val="000000"/>
          <w:sz w:val="28"/>
          <w:szCs w:val="28"/>
          <w:highlight w:val="none"/>
          <w:lang w:val="en-US" w:eastAsia="zh-CN"/>
        </w:rPr>
        <w:t>6</w:t>
      </w:r>
      <w:r>
        <w:rPr>
          <w:rFonts w:hint="default" w:ascii="楷体" w:hAnsi="楷体" w:eastAsia="楷体" w:cs="楷体"/>
          <w:color w:val="000000"/>
          <w:sz w:val="28"/>
          <w:szCs w:val="28"/>
          <w:highlight w:val="none"/>
          <w:lang w:val="en-US" w:eastAsia="zh-CN"/>
        </w:rPr>
        <w:t>080</w:t>
      </w:r>
    </w:p>
    <w:p>
      <w:pPr>
        <w:spacing w:line="480" w:lineRule="exact"/>
        <w:rPr>
          <w:rFonts w:ascii="仿宋_GB2312" w:hAnsi="宋体" w:eastAsia="仿宋_GB2312"/>
          <w:b/>
          <w:bCs/>
          <w:sz w:val="28"/>
          <w:szCs w:val="28"/>
          <w:highlight w:val="none"/>
        </w:rPr>
      </w:pPr>
    </w:p>
    <w:p>
      <w:pPr>
        <w:spacing w:line="480" w:lineRule="exact"/>
        <w:jc w:val="center"/>
        <w:outlineLvl w:val="0"/>
        <w:rPr>
          <w:rFonts w:ascii="黑体" w:eastAsia="黑体"/>
          <w:sz w:val="28"/>
          <w:szCs w:val="28"/>
          <w:highlight w:val="none"/>
        </w:rPr>
      </w:pPr>
      <w:r>
        <w:rPr>
          <w:rFonts w:hint="eastAsia" w:ascii="黑体" w:eastAsia="黑体"/>
          <w:sz w:val="28"/>
          <w:szCs w:val="28"/>
          <w:highlight w:val="none"/>
        </w:rPr>
        <w:t>第一章</w:t>
      </w:r>
      <w:r>
        <w:rPr>
          <w:rFonts w:ascii="黑体" w:eastAsia="黑体"/>
          <w:sz w:val="28"/>
          <w:szCs w:val="28"/>
          <w:highlight w:val="none"/>
        </w:rPr>
        <w:t xml:space="preserve">  </w:t>
      </w:r>
      <w:r>
        <w:rPr>
          <w:rFonts w:hint="eastAsia" w:ascii="黑体" w:eastAsia="黑体"/>
          <w:sz w:val="28"/>
          <w:szCs w:val="28"/>
          <w:highlight w:val="none"/>
        </w:rPr>
        <w:t>总</w:t>
      </w:r>
      <w:r>
        <w:rPr>
          <w:rFonts w:ascii="黑体" w:eastAsia="黑体"/>
          <w:sz w:val="28"/>
          <w:szCs w:val="28"/>
          <w:highlight w:val="none"/>
        </w:rPr>
        <w:t xml:space="preserve">  </w:t>
      </w:r>
      <w:r>
        <w:rPr>
          <w:rFonts w:hint="eastAsia" w:ascii="黑体" w:eastAsia="黑体"/>
          <w:sz w:val="28"/>
          <w:szCs w:val="28"/>
          <w:highlight w:val="none"/>
        </w:rPr>
        <w:t>则</w:t>
      </w:r>
    </w:p>
    <w:p>
      <w:pPr>
        <w:spacing w:line="480" w:lineRule="exact"/>
        <w:rPr>
          <w:rFonts w:ascii="黑体" w:eastAsia="黑体"/>
          <w:sz w:val="28"/>
          <w:szCs w:val="28"/>
          <w:highlight w:val="none"/>
        </w:rPr>
      </w:pPr>
    </w:p>
    <w:p>
      <w:pPr>
        <w:numPr>
          <w:ilvl w:val="0"/>
          <w:numId w:val="0"/>
        </w:numPr>
        <w:tabs>
          <w:tab w:val="left" w:pos="420"/>
        </w:tabs>
        <w:spacing w:line="480" w:lineRule="exact"/>
        <w:ind w:left="0" w:leftChars="0" w:firstLine="562" w:firstLineChars="200"/>
        <w:outlineLvl w:val="1"/>
        <w:rPr>
          <w:rFonts w:hint="eastAsia" w:ascii="仿宋" w:hAnsi="仿宋" w:eastAsia="仿宋" w:cs="仿宋"/>
          <w:b/>
          <w:bCs/>
          <w:sz w:val="28"/>
          <w:szCs w:val="28"/>
          <w:highlight w:val="none"/>
        </w:rPr>
      </w:pPr>
      <w:r>
        <w:rPr>
          <w:rFonts w:hint="eastAsia" w:ascii="仿宋" w:hAnsi="仿宋" w:eastAsia="仿宋" w:cs="仿宋"/>
          <w:b/>
          <w:bCs/>
          <w:sz w:val="28"/>
          <w:szCs w:val="28"/>
          <w:highlight w:val="none"/>
          <w:lang w:val="en-US" w:eastAsia="zh-CN"/>
        </w:rPr>
        <w:t xml:space="preserve">第一条 </w:t>
      </w:r>
      <w:r>
        <w:rPr>
          <w:rFonts w:hint="eastAsia" w:ascii="仿宋" w:hAnsi="仿宋" w:eastAsia="仿宋" w:cs="仿宋"/>
          <w:b/>
          <w:bCs/>
          <w:sz w:val="28"/>
          <w:szCs w:val="28"/>
          <w:highlight w:val="none"/>
        </w:rPr>
        <w:t xml:space="preserve"> 目的依据</w:t>
      </w:r>
    </w:p>
    <w:p>
      <w:pPr>
        <w:spacing w:line="480" w:lineRule="exact"/>
        <w:ind w:firstLine="560" w:firstLineChars="200"/>
        <w:rPr>
          <w:rFonts w:hint="eastAsia" w:ascii="仿宋" w:hAnsi="仿宋" w:eastAsia="仿宋" w:cs="仿宋"/>
          <w:b/>
          <w:bCs/>
          <w:sz w:val="28"/>
          <w:szCs w:val="28"/>
          <w:highlight w:val="none"/>
        </w:rPr>
      </w:pPr>
      <w:r>
        <w:rPr>
          <w:rFonts w:hint="eastAsia" w:ascii="仿宋" w:hAnsi="仿宋" w:eastAsia="仿宋" w:cs="仿宋"/>
          <w:sz w:val="28"/>
          <w:szCs w:val="28"/>
          <w:highlight w:val="none"/>
        </w:rPr>
        <w:t>为满足我行存量中小企业授信客户对贷款资金连续使用的需求，根据国家金融监督管理总局</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关于做好续贷工作 提高小微企业金融服务水平的通知》</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金规〔2024〕13号</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等制度，</w:t>
      </w:r>
      <w:r>
        <w:rPr>
          <w:rFonts w:hint="eastAsia" w:ascii="仿宋" w:hAnsi="仿宋" w:eastAsia="仿宋" w:cs="仿宋"/>
          <w:color w:val="000000"/>
          <w:kern w:val="0"/>
          <w:sz w:val="28"/>
          <w:szCs w:val="28"/>
          <w:highlight w:val="none"/>
        </w:rPr>
        <w:t>制定本操作规程。</w:t>
      </w:r>
    </w:p>
    <w:p>
      <w:pPr>
        <w:numPr>
          <w:ilvl w:val="0"/>
          <w:numId w:val="0"/>
        </w:numPr>
        <w:tabs>
          <w:tab w:val="left" w:pos="420"/>
        </w:tabs>
        <w:spacing w:line="480" w:lineRule="exact"/>
        <w:ind w:left="0" w:leftChars="0" w:firstLine="562" w:firstLineChars="200"/>
        <w:outlineLvl w:val="1"/>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第二条 </w:t>
      </w:r>
      <w:r>
        <w:rPr>
          <w:rFonts w:hint="eastAsia" w:ascii="仿宋" w:hAnsi="仿宋" w:eastAsia="仿宋" w:cs="仿宋"/>
          <w:b/>
          <w:sz w:val="28"/>
          <w:szCs w:val="28"/>
          <w:highlight w:val="none"/>
        </w:rPr>
        <w:t xml:space="preserve"> 适用范围</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本操作规程适用于符合四部委口径中小微企业划型标准或符合我行小企业划型标准的存量授信客户向我行申请的本外币流动资金贷款以及</w:t>
      </w:r>
      <w:r>
        <w:rPr>
          <w:rFonts w:hint="eastAsia" w:ascii="仿宋" w:hAnsi="仿宋" w:eastAsia="仿宋" w:cs="仿宋"/>
          <w:sz w:val="28"/>
          <w:szCs w:val="36"/>
          <w:highlight w:val="none"/>
        </w:rPr>
        <w:t>小微企业主、个体工商户、农户经营性贷款的</w:t>
      </w:r>
      <w:r>
        <w:rPr>
          <w:rFonts w:hint="eastAsia" w:ascii="仿宋" w:hAnsi="仿宋" w:eastAsia="仿宋" w:cs="仿宋"/>
          <w:sz w:val="28"/>
          <w:szCs w:val="28"/>
          <w:highlight w:val="none"/>
        </w:rPr>
        <w:t>无还本续贷业务，其中中型企业流动资金贷款的到期日不晚于2027年9月30日。</w:t>
      </w:r>
    </w:p>
    <w:p>
      <w:pPr>
        <w:numPr>
          <w:ilvl w:val="0"/>
          <w:numId w:val="0"/>
        </w:numPr>
        <w:tabs>
          <w:tab w:val="left" w:pos="420"/>
        </w:tabs>
        <w:spacing w:line="480" w:lineRule="exact"/>
        <w:ind w:left="0" w:leftChars="0" w:firstLine="562" w:firstLineChars="200"/>
        <w:outlineLvl w:val="1"/>
        <w:rPr>
          <w:rFonts w:hint="eastAsia" w:ascii="仿宋" w:hAnsi="仿宋" w:eastAsia="仿宋" w:cs="仿宋"/>
          <w:b/>
          <w:bCs/>
          <w:sz w:val="28"/>
          <w:szCs w:val="28"/>
          <w:highlight w:val="none"/>
        </w:rPr>
      </w:pPr>
      <w:r>
        <w:rPr>
          <w:rFonts w:hint="eastAsia" w:ascii="仿宋" w:hAnsi="仿宋" w:eastAsia="仿宋" w:cs="仿宋"/>
          <w:b/>
          <w:bCs/>
          <w:sz w:val="28"/>
          <w:szCs w:val="28"/>
          <w:highlight w:val="none"/>
          <w:lang w:val="en-US" w:eastAsia="zh-CN"/>
        </w:rPr>
        <w:t xml:space="preserve">第三条 </w:t>
      </w:r>
      <w:r>
        <w:rPr>
          <w:rFonts w:hint="eastAsia" w:ascii="仿宋" w:hAnsi="仿宋" w:eastAsia="仿宋" w:cs="仿宋"/>
          <w:b/>
          <w:bCs/>
          <w:sz w:val="28"/>
          <w:szCs w:val="28"/>
          <w:highlight w:val="none"/>
        </w:rPr>
        <w:t xml:space="preserve"> </w:t>
      </w:r>
      <w:r>
        <w:rPr>
          <w:rFonts w:hint="eastAsia" w:ascii="仿宋" w:hAnsi="仿宋" w:eastAsia="仿宋" w:cs="仿宋"/>
          <w:b/>
          <w:bCs/>
          <w:sz w:val="28"/>
          <w:szCs w:val="28"/>
          <w:highlight w:val="none"/>
          <w:lang w:val="en-US" w:eastAsia="zh-CN"/>
        </w:rPr>
        <w:t>基本</w:t>
      </w:r>
      <w:r>
        <w:rPr>
          <w:rFonts w:hint="eastAsia" w:ascii="仿宋" w:hAnsi="仿宋" w:eastAsia="仿宋" w:cs="仿宋"/>
          <w:b/>
          <w:bCs/>
          <w:sz w:val="28"/>
          <w:szCs w:val="28"/>
          <w:highlight w:val="none"/>
        </w:rPr>
        <w:t>定义</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本操作规程所称无还本续贷业务，是指对符合我行条件的存量授信客户，在其贷款到期前，我行向其发放新贷款用于归还我行存量贷款本金的业务，不包括贷款重组等情况。</w:t>
      </w:r>
    </w:p>
    <w:p>
      <w:pPr>
        <w:spacing w:line="480" w:lineRule="exact"/>
        <w:ind w:firstLine="0" w:firstLineChars="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val="en-US" w:eastAsia="zh-CN"/>
        </w:rPr>
        <w:t xml:space="preserve">    </w:t>
      </w:r>
      <w:r>
        <w:rPr>
          <w:rFonts w:hint="eastAsia" w:ascii="仿宋" w:hAnsi="仿宋" w:eastAsia="仿宋" w:cs="仿宋"/>
          <w:spacing w:val="-6"/>
          <w:sz w:val="28"/>
          <w:szCs w:val="28"/>
          <w:highlight w:val="none"/>
          <w:lang w:eastAsia="zh-CN"/>
        </w:rPr>
        <w:t>本操作规程所称经营单位，是指总行营业部、总行直接管理的分支机</w:t>
      </w:r>
      <w:r>
        <w:rPr>
          <w:rFonts w:hint="eastAsia" w:ascii="仿宋" w:hAnsi="仿宋" w:eastAsia="仿宋" w:cs="仿宋"/>
          <w:sz w:val="28"/>
          <w:szCs w:val="28"/>
          <w:highlight w:val="none"/>
          <w:lang w:eastAsia="zh-CN"/>
        </w:rPr>
        <w:t>构。</w:t>
      </w:r>
    </w:p>
    <w:p>
      <w:p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本操作规程所称经办行，是指各经营单位的直属营销团队及辖属支行。</w:t>
      </w:r>
    </w:p>
    <w:p>
      <w:pPr>
        <w:numPr>
          <w:ilvl w:val="0"/>
          <w:numId w:val="0"/>
        </w:numPr>
        <w:tabs>
          <w:tab w:val="left" w:pos="420"/>
        </w:tabs>
        <w:spacing w:line="480" w:lineRule="exact"/>
        <w:ind w:left="0" w:leftChars="0" w:firstLine="562" w:firstLineChars="200"/>
        <w:rPr>
          <w:rFonts w:hint="eastAsia" w:ascii="仿宋" w:hAnsi="仿宋" w:eastAsia="仿宋" w:cs="仿宋"/>
          <w:b/>
          <w:sz w:val="28"/>
          <w:szCs w:val="28"/>
          <w:highlight w:val="none"/>
          <w:lang w:eastAsia="zh-CN"/>
        </w:rPr>
      </w:pPr>
      <w:r>
        <w:rPr>
          <w:rFonts w:hint="eastAsia" w:ascii="仿宋" w:hAnsi="仿宋" w:eastAsia="仿宋" w:cs="仿宋"/>
          <w:b/>
          <w:sz w:val="28"/>
          <w:szCs w:val="28"/>
          <w:highlight w:val="none"/>
          <w:lang w:val="en-US" w:eastAsia="zh-CN"/>
        </w:rPr>
        <w:t xml:space="preserve">第四条 </w:t>
      </w:r>
      <w:r>
        <w:rPr>
          <w:rFonts w:hint="eastAsia" w:ascii="仿宋" w:hAnsi="仿宋" w:eastAsia="仿宋" w:cs="仿宋"/>
          <w:b/>
          <w:sz w:val="28"/>
          <w:szCs w:val="28"/>
          <w:highlight w:val="none"/>
        </w:rPr>
        <w:t xml:space="preserve"> 管理要求</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无还本续贷应服务于实体经济，避免出现将无还本续贷的短期资金用于固定资产投资、短借长用、挪用等问题，严禁以续贷名义掩盖或者缓释风险暴露</w:t>
      </w:r>
      <w:r>
        <w:rPr>
          <w:rFonts w:hint="eastAsia" w:ascii="仿宋" w:hAnsi="仿宋" w:eastAsia="仿宋" w:cs="仿宋"/>
          <w:sz w:val="28"/>
          <w:szCs w:val="28"/>
          <w:highlight w:val="none"/>
          <w:lang w:eastAsia="zh-CN"/>
        </w:rPr>
        <w:t>，不得人为操纵贷款风险分类，掩盖贷款的真实风险状况。</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经营单位</w:t>
      </w:r>
      <w:r>
        <w:rPr>
          <w:rFonts w:hint="eastAsia" w:ascii="仿宋" w:hAnsi="仿宋" w:eastAsia="仿宋" w:cs="仿宋"/>
          <w:sz w:val="28"/>
          <w:szCs w:val="28"/>
          <w:highlight w:val="none"/>
          <w:lang w:eastAsia="zh-CN"/>
        </w:rPr>
        <w:t>应</w:t>
      </w:r>
      <w:r>
        <w:rPr>
          <w:rFonts w:hint="eastAsia" w:ascii="仿宋" w:hAnsi="仿宋" w:eastAsia="仿宋" w:cs="仿宋"/>
          <w:sz w:val="28"/>
          <w:szCs w:val="28"/>
          <w:highlight w:val="none"/>
        </w:rPr>
        <w:t>动态关注企业经营管理、财务状况和资金流向等情况，及时做好风险评估和预警</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严禁通过本产品掩盖贷款风险。</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如我行相关产品制度另有规定的，按照相关规定执行。</w:t>
      </w:r>
    </w:p>
    <w:p>
      <w:pPr>
        <w:numPr>
          <w:ins w:id="0" w:author="周晓清" w:date=""/>
        </w:numPr>
        <w:spacing w:line="480" w:lineRule="exact"/>
        <w:jc w:val="center"/>
        <w:outlineLvl w:val="0"/>
        <w:rPr>
          <w:rFonts w:ascii="黑体" w:eastAsia="黑体"/>
          <w:sz w:val="28"/>
          <w:szCs w:val="28"/>
          <w:highlight w:val="none"/>
        </w:rPr>
      </w:pPr>
    </w:p>
    <w:p>
      <w:pPr>
        <w:spacing w:line="480" w:lineRule="exact"/>
        <w:jc w:val="center"/>
        <w:outlineLvl w:val="0"/>
        <w:rPr>
          <w:rFonts w:ascii="黑体" w:eastAsia="黑体"/>
          <w:sz w:val="28"/>
          <w:szCs w:val="28"/>
          <w:highlight w:val="none"/>
        </w:rPr>
      </w:pPr>
      <w:r>
        <w:rPr>
          <w:rFonts w:hint="eastAsia" w:ascii="黑体" w:eastAsia="黑体"/>
          <w:sz w:val="28"/>
          <w:szCs w:val="28"/>
          <w:highlight w:val="none"/>
        </w:rPr>
        <w:t>第二章</w:t>
      </w:r>
      <w:r>
        <w:rPr>
          <w:rFonts w:ascii="黑体" w:eastAsia="黑体"/>
          <w:sz w:val="28"/>
          <w:szCs w:val="28"/>
          <w:highlight w:val="none"/>
        </w:rPr>
        <w:t xml:space="preserve">  </w:t>
      </w:r>
      <w:r>
        <w:rPr>
          <w:rFonts w:hint="eastAsia" w:ascii="黑体" w:eastAsia="黑体"/>
          <w:sz w:val="28"/>
          <w:szCs w:val="28"/>
          <w:highlight w:val="none"/>
        </w:rPr>
        <w:t>业务准入</w:t>
      </w:r>
    </w:p>
    <w:p>
      <w:pPr>
        <w:spacing w:line="480" w:lineRule="exact"/>
        <w:rPr>
          <w:rFonts w:ascii="黑体" w:eastAsia="黑体"/>
          <w:sz w:val="28"/>
          <w:szCs w:val="28"/>
          <w:highlight w:val="none"/>
        </w:rPr>
      </w:pPr>
    </w:p>
    <w:p>
      <w:pPr>
        <w:numPr>
          <w:ilvl w:val="0"/>
          <w:numId w:val="0"/>
        </w:numPr>
        <w:tabs>
          <w:tab w:val="left" w:pos="420"/>
        </w:tabs>
        <w:spacing w:line="480" w:lineRule="exact"/>
        <w:ind w:left="0" w:leftChars="0" w:firstLine="562" w:firstLineChars="200"/>
        <w:rPr>
          <w:rFonts w:hint="eastAsia" w:ascii="仿宋" w:hAnsi="仿宋" w:eastAsia="仿宋" w:cs="仿宋"/>
          <w:b/>
          <w:sz w:val="28"/>
          <w:szCs w:val="28"/>
          <w:highlight w:val="none"/>
        </w:rPr>
      </w:pPr>
      <w:r>
        <w:rPr>
          <w:rFonts w:hint="eastAsia" w:ascii="仿宋" w:hAnsi="仿宋" w:eastAsia="仿宋" w:cs="仿宋"/>
          <w:b/>
          <w:sz w:val="28"/>
          <w:szCs w:val="28"/>
          <w:highlight w:val="none"/>
          <w:lang w:val="en-US" w:eastAsia="zh-CN"/>
        </w:rPr>
        <w:t xml:space="preserve">第五条 </w:t>
      </w:r>
      <w:r>
        <w:rPr>
          <w:rFonts w:hint="eastAsia" w:ascii="仿宋" w:hAnsi="仿宋" w:eastAsia="仿宋" w:cs="仿宋"/>
          <w:b/>
          <w:sz w:val="28"/>
          <w:szCs w:val="28"/>
          <w:highlight w:val="none"/>
        </w:rPr>
        <w:t xml:space="preserve"> 业务准入</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申请人为我行存量授信客户，除符合我行流动资金贷款以及小微企业主、个体工商户、农户经营性贷款的基本准入条件外，还</w:t>
      </w:r>
      <w:r>
        <w:rPr>
          <w:rFonts w:hint="eastAsia" w:ascii="仿宋" w:hAnsi="仿宋" w:eastAsia="仿宋" w:cs="仿宋"/>
          <w:sz w:val="28"/>
          <w:szCs w:val="28"/>
          <w:highlight w:val="none"/>
          <w:lang w:eastAsia="zh-CN"/>
        </w:rPr>
        <w:t>应</w:t>
      </w:r>
      <w:r>
        <w:rPr>
          <w:rFonts w:hint="eastAsia" w:ascii="仿宋" w:hAnsi="仿宋" w:eastAsia="仿宋" w:cs="仿宋"/>
          <w:sz w:val="28"/>
          <w:szCs w:val="28"/>
          <w:highlight w:val="none"/>
        </w:rPr>
        <w:t>满足以下条件：</w:t>
      </w:r>
    </w:p>
    <w:p>
      <w:p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（一）符合相应产品准入要求</w:t>
      </w:r>
      <w:r>
        <w:rPr>
          <w:rFonts w:hint="eastAsia" w:ascii="仿宋" w:hAnsi="仿宋" w:eastAsia="仿宋" w:cs="仿宋"/>
          <w:sz w:val="28"/>
          <w:szCs w:val="28"/>
          <w:highlight w:val="none"/>
          <w:lang w:eastAsia="zh-CN"/>
        </w:rPr>
        <w:t>。</w:t>
      </w:r>
    </w:p>
    <w:p>
      <w:p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（二）借款人为中型企业的，我行信用评级为BB级（含）以上；借款人为小型微型企业的，我行信用评级b级（含）以上；宅即贷等采用零售评级</w:t>
      </w:r>
      <w:r>
        <w:rPr>
          <w:rFonts w:hint="eastAsia" w:ascii="仿宋" w:hAnsi="仿宋" w:eastAsia="仿宋" w:cs="仿宋"/>
          <w:sz w:val="28"/>
          <w:szCs w:val="28"/>
          <w:highlight w:val="none"/>
          <w:lang w:eastAsia="zh-CN"/>
        </w:rPr>
        <w:t>的</w:t>
      </w:r>
      <w:r>
        <w:rPr>
          <w:rFonts w:hint="eastAsia" w:ascii="仿宋" w:hAnsi="仿宋" w:eastAsia="仿宋" w:cs="仿宋"/>
          <w:sz w:val="28"/>
          <w:szCs w:val="28"/>
          <w:highlight w:val="none"/>
        </w:rPr>
        <w:t>业务按风险模型及审批标准执行</w:t>
      </w:r>
      <w:r>
        <w:rPr>
          <w:rFonts w:hint="eastAsia" w:ascii="仿宋" w:hAnsi="仿宋" w:eastAsia="仿宋" w:cs="仿宋"/>
          <w:sz w:val="28"/>
          <w:szCs w:val="28"/>
          <w:highlight w:val="none"/>
          <w:lang w:eastAsia="zh-CN"/>
        </w:rPr>
        <w:t>。</w:t>
      </w:r>
    </w:p>
    <w:p>
      <w:p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（三）生产经营状况基本正常</w:t>
      </w:r>
      <w:r>
        <w:rPr>
          <w:rFonts w:hint="eastAsia" w:ascii="仿宋" w:hAnsi="仿宋" w:eastAsia="仿宋" w:cs="仿宋"/>
          <w:sz w:val="28"/>
          <w:szCs w:val="28"/>
          <w:highlight w:val="none"/>
          <w:lang w:eastAsia="zh-CN"/>
        </w:rPr>
        <w:t>。</w:t>
      </w:r>
    </w:p>
    <w:p>
      <w:p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（四）在所有金融机构的所有信贷业务最新五级分类均为“正常类”</w:t>
      </w:r>
      <w:r>
        <w:rPr>
          <w:rFonts w:hint="eastAsia" w:ascii="仿宋" w:hAnsi="仿宋" w:eastAsia="仿宋" w:cs="仿宋"/>
          <w:sz w:val="28"/>
          <w:szCs w:val="28"/>
          <w:highlight w:val="none"/>
          <w:lang w:eastAsia="zh-CN"/>
        </w:rPr>
        <w:t>。</w:t>
      </w:r>
    </w:p>
    <w:p>
      <w:pPr>
        <w:spacing w:line="480" w:lineRule="exact"/>
        <w:ind w:firstLine="560" w:firstLineChars="200"/>
        <w:rPr>
          <w:rFonts w:hint="eastAsia" w:ascii="仿宋" w:hAnsi="仿宋" w:eastAsia="仿宋" w:cs="仿宋"/>
          <w:color w:val="000000"/>
          <w:sz w:val="28"/>
          <w:szCs w:val="28"/>
          <w:highlight w:val="none"/>
          <w:shd w:val="clear" w:color="auto" w:fill="auto"/>
          <w:lang w:eastAsia="zh-CN"/>
        </w:rPr>
      </w:pPr>
      <w:r>
        <w:rPr>
          <w:rFonts w:hint="eastAsia" w:ascii="仿宋" w:hAnsi="仿宋" w:eastAsia="仿宋" w:cs="仿宋"/>
          <w:sz w:val="28"/>
          <w:szCs w:val="28"/>
          <w:highlight w:val="none"/>
        </w:rPr>
        <w:t>（五）信用记录良好，</w:t>
      </w:r>
      <w:r>
        <w:rPr>
          <w:rFonts w:hint="eastAsia" w:ascii="仿宋" w:hAnsi="仿宋" w:eastAsia="仿宋" w:cs="仿宋"/>
          <w:color w:val="000000"/>
          <w:sz w:val="28"/>
          <w:szCs w:val="28"/>
          <w:highlight w:val="none"/>
          <w:shd w:val="clear" w:color="auto" w:fill="auto"/>
        </w:rPr>
        <w:t>原则上在所有金融机构近24个月无本金逾期记录，欠息记录不得超过2次且已还清</w:t>
      </w:r>
      <w:r>
        <w:rPr>
          <w:rFonts w:hint="eastAsia" w:ascii="仿宋" w:hAnsi="仿宋" w:eastAsia="仿宋" w:cs="仿宋"/>
          <w:color w:val="000000"/>
          <w:sz w:val="28"/>
          <w:szCs w:val="28"/>
          <w:highlight w:val="none"/>
          <w:shd w:val="clear" w:color="auto" w:fill="auto"/>
          <w:lang w:eastAsia="zh-CN"/>
        </w:rPr>
        <w:t>。具体</w:t>
      </w:r>
      <w:r>
        <w:rPr>
          <w:rFonts w:hint="eastAsia" w:ascii="仿宋" w:hAnsi="仿宋" w:eastAsia="仿宋" w:cs="仿宋"/>
          <w:color w:val="000000"/>
          <w:sz w:val="28"/>
          <w:szCs w:val="28"/>
          <w:highlight w:val="none"/>
          <w:shd w:val="clear" w:color="auto" w:fill="auto"/>
        </w:rPr>
        <w:t>产品如有特殊约定</w:t>
      </w:r>
      <w:r>
        <w:rPr>
          <w:rFonts w:hint="eastAsia" w:ascii="仿宋" w:hAnsi="仿宋" w:eastAsia="仿宋" w:cs="仿宋"/>
          <w:color w:val="000000"/>
          <w:sz w:val="28"/>
          <w:szCs w:val="28"/>
          <w:highlight w:val="none"/>
          <w:shd w:val="clear" w:color="auto" w:fill="auto"/>
          <w:lang w:eastAsia="zh-CN"/>
        </w:rPr>
        <w:t>的</w:t>
      </w:r>
      <w:r>
        <w:rPr>
          <w:rFonts w:hint="eastAsia" w:ascii="仿宋" w:hAnsi="仿宋" w:eastAsia="仿宋" w:cs="仿宋"/>
          <w:color w:val="000000"/>
          <w:sz w:val="28"/>
          <w:szCs w:val="28"/>
          <w:highlight w:val="none"/>
          <w:shd w:val="clear" w:color="auto" w:fill="auto"/>
        </w:rPr>
        <w:t>，按其</w:t>
      </w:r>
      <w:r>
        <w:rPr>
          <w:rFonts w:hint="eastAsia" w:ascii="仿宋" w:hAnsi="仿宋" w:eastAsia="仿宋" w:cs="仿宋"/>
          <w:color w:val="000000"/>
          <w:sz w:val="28"/>
          <w:szCs w:val="28"/>
          <w:highlight w:val="none"/>
          <w:shd w:val="clear" w:color="auto" w:fill="auto"/>
          <w:lang w:eastAsia="zh-CN"/>
        </w:rPr>
        <w:t>产品</w:t>
      </w:r>
      <w:r>
        <w:rPr>
          <w:rFonts w:hint="eastAsia" w:ascii="仿宋" w:hAnsi="仿宋" w:eastAsia="仿宋" w:cs="仿宋"/>
          <w:color w:val="000000"/>
          <w:sz w:val="28"/>
          <w:szCs w:val="28"/>
          <w:highlight w:val="none"/>
          <w:shd w:val="clear" w:color="auto" w:fill="auto"/>
        </w:rPr>
        <w:t>制度执行</w:t>
      </w:r>
      <w:r>
        <w:rPr>
          <w:rFonts w:hint="eastAsia" w:ascii="仿宋" w:hAnsi="仿宋" w:eastAsia="仿宋" w:cs="仿宋"/>
          <w:color w:val="000000"/>
          <w:sz w:val="28"/>
          <w:szCs w:val="28"/>
          <w:highlight w:val="none"/>
          <w:shd w:val="clear" w:color="auto" w:fill="auto"/>
          <w:lang w:eastAsia="zh-CN"/>
        </w:rPr>
        <w:t>。</w:t>
      </w:r>
    </w:p>
    <w:p>
      <w:p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（六）</w:t>
      </w:r>
      <w:r>
        <w:rPr>
          <w:rFonts w:hint="eastAsia" w:ascii="仿宋" w:hAnsi="仿宋" w:eastAsia="仿宋" w:cs="仿宋"/>
          <w:sz w:val="28"/>
          <w:szCs w:val="28"/>
          <w:highlight w:val="none"/>
          <w:lang w:eastAsia="zh-CN"/>
        </w:rPr>
        <w:t>原则上</w:t>
      </w:r>
      <w:r>
        <w:rPr>
          <w:rFonts w:hint="eastAsia" w:ascii="仿宋" w:hAnsi="仿宋" w:eastAsia="仿宋" w:cs="仿宋"/>
          <w:sz w:val="28"/>
          <w:szCs w:val="28"/>
          <w:highlight w:val="none"/>
        </w:rPr>
        <w:t>担保条件不弱于原贷款</w:t>
      </w:r>
      <w:r>
        <w:rPr>
          <w:rFonts w:hint="eastAsia" w:ascii="仿宋" w:hAnsi="仿宋" w:eastAsia="仿宋" w:cs="仿宋"/>
          <w:sz w:val="28"/>
          <w:szCs w:val="28"/>
          <w:highlight w:val="none"/>
          <w:lang w:eastAsia="zh-CN"/>
        </w:rPr>
        <w:t>。</w:t>
      </w:r>
    </w:p>
    <w:p>
      <w:p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w:t>
      </w:r>
      <w:r>
        <w:rPr>
          <w:rFonts w:hint="eastAsia" w:ascii="仿宋" w:hAnsi="仿宋" w:eastAsia="仿宋" w:cs="仿宋"/>
          <w:sz w:val="28"/>
          <w:szCs w:val="28"/>
          <w:highlight w:val="none"/>
          <w:lang w:eastAsia="zh-CN"/>
        </w:rPr>
        <w:t>七</w:t>
      </w:r>
      <w:r>
        <w:rPr>
          <w:rFonts w:hint="eastAsia" w:ascii="仿宋" w:hAnsi="仿宋" w:eastAsia="仿宋" w:cs="仿宋"/>
          <w:sz w:val="28"/>
          <w:szCs w:val="28"/>
          <w:highlight w:val="none"/>
        </w:rPr>
        <w:t>）</w:t>
      </w:r>
      <w:r>
        <w:rPr>
          <w:rFonts w:hint="eastAsia" w:ascii="国标仿宋-GB/T 2312" w:hAnsi="国标仿宋-GB/T 2312" w:eastAsia="国标仿宋-GB/T 2312" w:cs="国标仿宋-GB/T 2312"/>
          <w:sz w:val="28"/>
          <w:szCs w:val="28"/>
          <w:highlight w:val="none"/>
          <w:lang w:val="en-US" w:eastAsia="zh-CN"/>
        </w:rPr>
        <w:t>存量贷款用于约定用途，从用信材料及资金流向等方面均显示贷款资金未被挪用</w:t>
      </w:r>
      <w:r>
        <w:rPr>
          <w:rFonts w:hint="eastAsia" w:ascii="仿宋" w:hAnsi="仿宋" w:eastAsia="仿宋" w:cs="仿宋"/>
          <w:sz w:val="28"/>
          <w:szCs w:val="28"/>
          <w:highlight w:val="none"/>
          <w:lang w:eastAsia="zh-CN"/>
        </w:rPr>
        <w:t>。</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w:t>
      </w:r>
      <w:r>
        <w:rPr>
          <w:rFonts w:hint="eastAsia" w:ascii="仿宋" w:hAnsi="仿宋" w:eastAsia="仿宋" w:cs="仿宋"/>
          <w:sz w:val="28"/>
          <w:szCs w:val="28"/>
          <w:highlight w:val="none"/>
          <w:lang w:eastAsia="zh-CN"/>
        </w:rPr>
        <w:t>八</w:t>
      </w:r>
      <w:r>
        <w:rPr>
          <w:rFonts w:hint="eastAsia" w:ascii="仿宋" w:hAnsi="仿宋" w:eastAsia="仿宋" w:cs="仿宋"/>
          <w:sz w:val="28"/>
          <w:szCs w:val="28"/>
          <w:highlight w:val="none"/>
        </w:rPr>
        <w:t>）我行认为的其他所需条件。</w:t>
      </w:r>
    </w:p>
    <w:p>
      <w:pPr>
        <w:numPr>
          <w:ilvl w:val="0"/>
          <w:numId w:val="0"/>
        </w:numPr>
        <w:tabs>
          <w:tab w:val="left" w:pos="420"/>
        </w:tabs>
        <w:spacing w:line="480" w:lineRule="exact"/>
        <w:ind w:left="0" w:leftChars="0" w:firstLine="562" w:firstLineChars="200"/>
        <w:rPr>
          <w:rFonts w:hint="eastAsia" w:ascii="仿宋" w:hAnsi="仿宋" w:eastAsia="仿宋" w:cs="仿宋"/>
          <w:b/>
          <w:sz w:val="28"/>
          <w:szCs w:val="28"/>
          <w:highlight w:val="none"/>
        </w:rPr>
      </w:pPr>
      <w:r>
        <w:rPr>
          <w:rFonts w:hint="eastAsia" w:ascii="仿宋" w:hAnsi="仿宋" w:eastAsia="仿宋" w:cs="仿宋"/>
          <w:b/>
          <w:sz w:val="28"/>
          <w:szCs w:val="28"/>
          <w:highlight w:val="none"/>
          <w:lang w:val="en-US" w:eastAsia="zh-CN"/>
        </w:rPr>
        <w:t xml:space="preserve">第六条 </w:t>
      </w:r>
      <w:r>
        <w:rPr>
          <w:rFonts w:hint="eastAsia" w:ascii="仿宋" w:hAnsi="仿宋" w:eastAsia="仿宋" w:cs="仿宋"/>
          <w:b/>
          <w:sz w:val="28"/>
          <w:szCs w:val="28"/>
          <w:highlight w:val="none"/>
        </w:rPr>
        <w:t xml:space="preserve"> 禁入情形</w:t>
      </w:r>
    </w:p>
    <w:p>
      <w:pPr>
        <w:numPr>
          <w:ilvl w:val="0"/>
          <w:numId w:val="0"/>
        </w:numPr>
        <w:tabs>
          <w:tab w:val="left" w:pos="420"/>
        </w:tabs>
        <w:spacing w:line="480" w:lineRule="exact"/>
        <w:ind w:left="0" w:leftChars="0" w:firstLine="560" w:firstLineChars="200"/>
        <w:rPr>
          <w:rFonts w:hint="eastAsia" w:ascii="仿宋" w:hAnsi="仿宋" w:eastAsia="仿宋" w:cs="仿宋"/>
          <w:b w:val="0"/>
          <w:bCs/>
          <w:sz w:val="28"/>
          <w:szCs w:val="28"/>
          <w:highlight w:val="none"/>
          <w:lang w:eastAsia="zh-CN"/>
        </w:rPr>
      </w:pPr>
      <w:r>
        <w:rPr>
          <w:rFonts w:hint="eastAsia" w:ascii="仿宋" w:hAnsi="仿宋" w:eastAsia="仿宋" w:cs="仿宋"/>
          <w:b w:val="0"/>
          <w:bCs/>
          <w:sz w:val="28"/>
          <w:szCs w:val="28"/>
          <w:highlight w:val="none"/>
          <w:lang w:eastAsia="zh-CN"/>
        </w:rPr>
        <w:t>不得存在以下禁入情形：</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lang w:eastAsia="zh-CN"/>
        </w:rPr>
        <w:t>（一）</w:t>
      </w:r>
      <w:r>
        <w:rPr>
          <w:rFonts w:hint="eastAsia" w:ascii="仿宋" w:hAnsi="仿宋" w:eastAsia="仿宋" w:cs="仿宋"/>
          <w:sz w:val="28"/>
          <w:szCs w:val="28"/>
          <w:highlight w:val="none"/>
        </w:rPr>
        <w:t>仅限原贷款授信品种为流动资金贷款以及小微企业主、个体工商户、农户经营性贷款的的业务，其余授信品种禁止准入；</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lang w:eastAsia="zh-CN"/>
        </w:rPr>
        <w:t>（二）</w:t>
      </w:r>
      <w:r>
        <w:rPr>
          <w:rFonts w:hint="eastAsia" w:ascii="仿宋" w:hAnsi="仿宋" w:eastAsia="仿宋" w:cs="仿宋"/>
          <w:sz w:val="28"/>
          <w:szCs w:val="28"/>
          <w:highlight w:val="none"/>
        </w:rPr>
        <w:t>不符合国家产业政策、环保政策及我行授信政策的客户；</w:t>
      </w:r>
    </w:p>
    <w:p>
      <w:p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（三）</w:t>
      </w:r>
      <w:r>
        <w:rPr>
          <w:rFonts w:hint="eastAsia" w:ascii="仿宋" w:hAnsi="仿宋" w:eastAsia="仿宋" w:cs="仿宋"/>
          <w:sz w:val="28"/>
          <w:szCs w:val="28"/>
          <w:highlight w:val="none"/>
        </w:rPr>
        <w:t>借款人及其关联企业、企业法定代表人或实际控制人涉及重大诉讼的</w:t>
      </w:r>
      <w:r>
        <w:rPr>
          <w:rFonts w:hint="eastAsia" w:ascii="仿宋" w:hAnsi="仿宋" w:eastAsia="仿宋" w:cs="仿宋"/>
          <w:sz w:val="28"/>
          <w:szCs w:val="28"/>
          <w:highlight w:val="none"/>
          <w:lang w:eastAsia="zh-CN"/>
        </w:rPr>
        <w:t>；</w:t>
      </w:r>
    </w:p>
    <w:p>
      <w:pPr>
        <w:spacing w:line="480" w:lineRule="exact"/>
        <w:ind w:firstLine="560" w:firstLineChars="200"/>
        <w:rPr>
          <w:rFonts w:hint="eastAsia" w:ascii="仿宋" w:hAnsi="仿宋" w:eastAsia="仿宋" w:cs="仿宋"/>
          <w:color w:val="000000"/>
          <w:sz w:val="28"/>
          <w:szCs w:val="28"/>
          <w:highlight w:val="none"/>
          <w:lang w:eastAsia="zh-CN"/>
        </w:rPr>
      </w:pPr>
      <w:r>
        <w:rPr>
          <w:rFonts w:hint="eastAsia" w:ascii="仿宋" w:hAnsi="仿宋" w:eastAsia="仿宋" w:cs="仿宋"/>
          <w:color w:val="000000"/>
          <w:sz w:val="28"/>
          <w:szCs w:val="28"/>
          <w:highlight w:val="none"/>
          <w:shd w:val="clear" w:color="auto" w:fill="FFFFFF"/>
          <w:lang w:eastAsia="zh-CN"/>
        </w:rPr>
        <w:t>（四）</w:t>
      </w:r>
      <w:r>
        <w:rPr>
          <w:rFonts w:ascii="仿宋" w:hAnsi="仿宋" w:eastAsia="仿宋" w:cs="仿宋"/>
          <w:color w:val="000000"/>
          <w:sz w:val="28"/>
          <w:szCs w:val="28"/>
          <w:highlight w:val="none"/>
          <w:shd w:val="clear" w:color="auto" w:fill="FFFFFF"/>
        </w:rPr>
        <w:t>对于借款人或其法定代表人、负责人、受益所有人、控股股东或者实际控制人、授权办理业务人员等，</w:t>
      </w:r>
      <w:r>
        <w:rPr>
          <w:rFonts w:hint="eastAsia" w:ascii="仿宋" w:hAnsi="仿宋" w:eastAsia="仿宋" w:cs="仿宋"/>
          <w:color w:val="000000"/>
          <w:sz w:val="28"/>
          <w:szCs w:val="28"/>
          <w:highlight w:val="none"/>
        </w:rPr>
        <w:t>经核实属于反洗钱和反恐怖融资禁止类名单的，以及借款人洗钱风险等级为高风险的，不予准入</w:t>
      </w:r>
      <w:r>
        <w:rPr>
          <w:rFonts w:hint="eastAsia" w:ascii="仿宋" w:hAnsi="仿宋" w:eastAsia="仿宋" w:cs="仿宋"/>
          <w:color w:val="000000"/>
          <w:sz w:val="28"/>
          <w:szCs w:val="28"/>
          <w:highlight w:val="none"/>
          <w:lang w:eastAsia="zh-CN"/>
        </w:rPr>
        <w:t>；</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lang w:eastAsia="zh-CN"/>
        </w:rPr>
        <w:t>（五）</w:t>
      </w:r>
      <w:r>
        <w:rPr>
          <w:rFonts w:hint="eastAsia" w:ascii="仿宋" w:hAnsi="仿宋" w:eastAsia="仿宋" w:cs="仿宋"/>
          <w:sz w:val="28"/>
          <w:szCs w:val="28"/>
          <w:highlight w:val="none"/>
        </w:rPr>
        <w:t>我行黑灰名单客户；</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lang w:eastAsia="zh-CN"/>
        </w:rPr>
        <w:t>（六）</w:t>
      </w:r>
      <w:r>
        <w:rPr>
          <w:rFonts w:hint="eastAsia" w:ascii="仿宋" w:hAnsi="仿宋" w:eastAsia="仿宋" w:cs="仿宋"/>
          <w:sz w:val="28"/>
          <w:szCs w:val="28"/>
          <w:highlight w:val="none"/>
        </w:rPr>
        <w:t>我行设定的其他禁止准入条件。</w:t>
      </w:r>
    </w:p>
    <w:p>
      <w:pPr>
        <w:spacing w:line="480" w:lineRule="exact"/>
        <w:rPr>
          <w:rFonts w:ascii="仿宋_GB2312" w:eastAsia="仿宋_GB2312"/>
          <w:sz w:val="28"/>
          <w:szCs w:val="28"/>
          <w:highlight w:val="none"/>
        </w:rPr>
      </w:pPr>
    </w:p>
    <w:p>
      <w:pPr>
        <w:spacing w:line="480" w:lineRule="exact"/>
        <w:jc w:val="center"/>
        <w:outlineLvl w:val="0"/>
        <w:rPr>
          <w:rFonts w:ascii="仿宋_GB2312" w:eastAsia="仿宋_GB2312"/>
          <w:sz w:val="28"/>
          <w:szCs w:val="28"/>
          <w:highlight w:val="none"/>
        </w:rPr>
      </w:pPr>
      <w:r>
        <w:rPr>
          <w:rFonts w:hint="eastAsia" w:ascii="黑体" w:eastAsia="黑体"/>
          <w:sz w:val="28"/>
          <w:szCs w:val="28"/>
          <w:highlight w:val="none"/>
        </w:rPr>
        <w:t>第三章</w:t>
      </w:r>
      <w:r>
        <w:rPr>
          <w:rFonts w:ascii="黑体" w:eastAsia="黑体"/>
          <w:sz w:val="28"/>
          <w:szCs w:val="28"/>
          <w:highlight w:val="none"/>
        </w:rPr>
        <w:t xml:space="preserve">  </w:t>
      </w:r>
      <w:r>
        <w:rPr>
          <w:rFonts w:hint="eastAsia" w:ascii="黑体" w:eastAsia="黑体"/>
          <w:sz w:val="28"/>
          <w:szCs w:val="28"/>
          <w:highlight w:val="none"/>
        </w:rPr>
        <w:t>业务方案</w:t>
      </w:r>
    </w:p>
    <w:p>
      <w:pPr>
        <w:spacing w:line="480" w:lineRule="exact"/>
        <w:ind w:firstLine="560" w:firstLineChars="200"/>
        <w:rPr>
          <w:rFonts w:ascii="仿宋_GB2312" w:eastAsia="仿宋_GB2312"/>
          <w:sz w:val="28"/>
          <w:szCs w:val="28"/>
          <w:highlight w:val="none"/>
        </w:rPr>
      </w:pPr>
    </w:p>
    <w:p>
      <w:pPr>
        <w:numPr>
          <w:ilvl w:val="0"/>
          <w:numId w:val="0"/>
        </w:numPr>
        <w:tabs>
          <w:tab w:val="left" w:pos="420"/>
        </w:tabs>
        <w:spacing w:line="480" w:lineRule="exact"/>
        <w:ind w:left="0" w:leftChars="0" w:firstLine="562" w:firstLineChars="200"/>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第七条 </w:t>
      </w:r>
      <w:r>
        <w:rPr>
          <w:rFonts w:hint="eastAsia" w:ascii="仿宋" w:hAnsi="仿宋" w:eastAsia="仿宋" w:cs="仿宋"/>
          <w:b/>
          <w:sz w:val="28"/>
          <w:szCs w:val="28"/>
          <w:highlight w:val="none"/>
        </w:rPr>
        <w:t xml:space="preserve"> 品种和金额</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我行无还本续贷业务品种包括流动资金贷款</w:t>
      </w:r>
      <w:r>
        <w:rPr>
          <w:rFonts w:hint="eastAsia" w:ascii="仿宋" w:hAnsi="仿宋" w:eastAsia="仿宋" w:cs="仿宋"/>
          <w:sz w:val="28"/>
          <w:szCs w:val="36"/>
          <w:highlight w:val="none"/>
        </w:rPr>
        <w:t>以及小微企业主、个体工商户、农户经营性贷款</w:t>
      </w:r>
      <w:r>
        <w:rPr>
          <w:rFonts w:hint="eastAsia" w:ascii="仿宋" w:hAnsi="仿宋" w:eastAsia="仿宋" w:cs="仿宋"/>
          <w:sz w:val="28"/>
          <w:szCs w:val="28"/>
          <w:highlight w:val="none"/>
        </w:rPr>
        <w:t>，续贷金额不超过原贷款余额。</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借款人如自筹资金偿还我行部分贷款，可按照存量业务续做处理，并与无还本续贷贷款一并申报授信。</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借款人在我行有多笔存量流动资金贷款申请无还本续贷业务的，经营单位可按照业务品种合并申报授信。如我行相关产品制度另有规定的，按照相关规定执行。</w:t>
      </w:r>
    </w:p>
    <w:p>
      <w:pPr>
        <w:numPr>
          <w:ilvl w:val="0"/>
          <w:numId w:val="0"/>
        </w:numPr>
        <w:tabs>
          <w:tab w:val="left" w:pos="420"/>
        </w:tabs>
        <w:spacing w:line="480" w:lineRule="exact"/>
        <w:ind w:left="0" w:leftChars="0" w:firstLine="562" w:firstLineChars="200"/>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第八条 </w:t>
      </w:r>
      <w:r>
        <w:rPr>
          <w:rFonts w:hint="eastAsia" w:ascii="仿宋" w:hAnsi="仿宋" w:eastAsia="仿宋" w:cs="仿宋"/>
          <w:b/>
          <w:sz w:val="28"/>
          <w:szCs w:val="28"/>
          <w:highlight w:val="none"/>
        </w:rPr>
        <w:t xml:space="preserve"> 业务期限</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无还本续贷业务单笔贷款期限最长不超过原贷款期限。</w:t>
      </w:r>
    </w:p>
    <w:p>
      <w:pPr>
        <w:numPr>
          <w:ilvl w:val="0"/>
          <w:numId w:val="0"/>
        </w:numPr>
        <w:tabs>
          <w:tab w:val="left" w:pos="420"/>
        </w:tabs>
        <w:spacing w:line="480" w:lineRule="exact"/>
        <w:ind w:left="0" w:leftChars="0" w:firstLine="562" w:firstLineChars="200"/>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第九条 </w:t>
      </w:r>
      <w:r>
        <w:rPr>
          <w:rFonts w:hint="eastAsia" w:ascii="仿宋" w:hAnsi="仿宋" w:eastAsia="仿宋" w:cs="仿宋"/>
          <w:b/>
          <w:sz w:val="28"/>
          <w:szCs w:val="28"/>
          <w:highlight w:val="none"/>
        </w:rPr>
        <w:t xml:space="preserve"> 贷款利率</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贷款利率应遵照中国人民银行关于利率管理的有关规定，执行我行利率管理的相关制度要求。在与借款人协商利率水平时，根据风险收益匹配原则，综合考虑业务风险、风险缓释措施、综合回报等因素，合理确定贷款利率。</w:t>
      </w:r>
    </w:p>
    <w:p>
      <w:pPr>
        <w:numPr>
          <w:ilvl w:val="0"/>
          <w:numId w:val="0"/>
        </w:numPr>
        <w:tabs>
          <w:tab w:val="left" w:pos="420"/>
        </w:tabs>
        <w:spacing w:line="480" w:lineRule="exact"/>
        <w:ind w:left="0" w:leftChars="0" w:firstLine="562" w:firstLineChars="200"/>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第十条 </w:t>
      </w:r>
      <w:r>
        <w:rPr>
          <w:rFonts w:hint="eastAsia" w:ascii="仿宋" w:hAnsi="仿宋" w:eastAsia="仿宋" w:cs="仿宋"/>
          <w:b/>
          <w:sz w:val="28"/>
          <w:szCs w:val="28"/>
          <w:highlight w:val="none"/>
        </w:rPr>
        <w:t xml:space="preserve"> 担保方式</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无还本续贷业务可沿用原贷款担保方式，如需调整担保方式，新担保方式的担保能力不得弱于原贷款担保方式。</w:t>
      </w:r>
    </w:p>
    <w:p>
      <w:pPr>
        <w:spacing w:line="480" w:lineRule="exact"/>
        <w:rPr>
          <w:rFonts w:ascii="仿宋_GB2312" w:eastAsia="仿宋_GB2312"/>
          <w:sz w:val="28"/>
          <w:szCs w:val="28"/>
          <w:highlight w:val="none"/>
        </w:rPr>
      </w:pPr>
    </w:p>
    <w:p>
      <w:pPr>
        <w:spacing w:line="480" w:lineRule="exact"/>
        <w:jc w:val="center"/>
        <w:outlineLvl w:val="0"/>
        <w:rPr>
          <w:rFonts w:ascii="仿宋_GB2312" w:eastAsia="仿宋_GB2312"/>
          <w:sz w:val="28"/>
          <w:szCs w:val="28"/>
          <w:highlight w:val="none"/>
        </w:rPr>
      </w:pPr>
      <w:r>
        <w:rPr>
          <w:rFonts w:hint="eastAsia" w:ascii="黑体" w:eastAsia="黑体"/>
          <w:sz w:val="28"/>
          <w:szCs w:val="28"/>
          <w:highlight w:val="none"/>
        </w:rPr>
        <w:t>第四章</w:t>
      </w:r>
      <w:r>
        <w:rPr>
          <w:rFonts w:ascii="黑体" w:eastAsia="黑体"/>
          <w:sz w:val="28"/>
          <w:szCs w:val="28"/>
          <w:highlight w:val="none"/>
        </w:rPr>
        <w:t xml:space="preserve">  </w:t>
      </w:r>
      <w:r>
        <w:rPr>
          <w:rFonts w:hint="eastAsia" w:ascii="黑体" w:eastAsia="黑体"/>
          <w:sz w:val="28"/>
          <w:szCs w:val="28"/>
          <w:highlight w:val="none"/>
        </w:rPr>
        <w:t>业务操作</w:t>
      </w:r>
    </w:p>
    <w:p>
      <w:pPr>
        <w:spacing w:line="480" w:lineRule="exact"/>
        <w:ind w:firstLine="560" w:firstLineChars="200"/>
        <w:rPr>
          <w:rFonts w:ascii="仿宋_GB2312" w:eastAsia="仿宋_GB2312"/>
          <w:sz w:val="28"/>
          <w:szCs w:val="28"/>
          <w:highlight w:val="none"/>
        </w:rPr>
      </w:pPr>
    </w:p>
    <w:p>
      <w:pPr>
        <w:numPr>
          <w:ilvl w:val="0"/>
          <w:numId w:val="0"/>
        </w:numPr>
        <w:tabs>
          <w:tab w:val="left" w:pos="2100"/>
        </w:tabs>
        <w:spacing w:line="480" w:lineRule="exact"/>
        <w:ind w:left="0" w:leftChars="0" w:firstLine="562" w:firstLineChars="200"/>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第十一条 </w:t>
      </w:r>
      <w:r>
        <w:rPr>
          <w:rFonts w:hint="eastAsia" w:ascii="仿宋" w:hAnsi="仿宋" w:eastAsia="仿宋" w:cs="仿宋"/>
          <w:b/>
          <w:sz w:val="28"/>
          <w:szCs w:val="28"/>
          <w:highlight w:val="none"/>
        </w:rPr>
        <w:t xml:space="preserve"> 申请与受理</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经办行应至少提前1个月与借款人沟通续贷事宜。</w:t>
      </w:r>
    </w:p>
    <w:p>
      <w:pPr>
        <w:spacing w:line="480" w:lineRule="exact"/>
        <w:ind w:firstLine="560" w:firstLineChars="200"/>
        <w:rPr>
          <w:rFonts w:hint="eastAsia" w:ascii="仿宋" w:hAnsi="仿宋" w:eastAsia="仿宋" w:cs="仿宋"/>
          <w:color w:val="000000"/>
          <w:kern w:val="0"/>
          <w:sz w:val="28"/>
          <w:szCs w:val="28"/>
          <w:highlight w:val="none"/>
        </w:rPr>
      </w:pPr>
      <w:r>
        <w:rPr>
          <w:rFonts w:hint="eastAsia" w:ascii="仿宋" w:hAnsi="仿宋" w:eastAsia="仿宋" w:cs="仿宋"/>
          <w:sz w:val="28"/>
          <w:szCs w:val="28"/>
          <w:highlight w:val="none"/>
        </w:rPr>
        <w:t>借款人向我行提交</w:t>
      </w:r>
      <w:r>
        <w:rPr>
          <w:rFonts w:hint="eastAsia" w:ascii="仿宋" w:hAnsi="仿宋" w:eastAsia="仿宋" w:cs="仿宋"/>
          <w:color w:val="000000"/>
          <w:kern w:val="0"/>
          <w:sz w:val="28"/>
          <w:szCs w:val="28"/>
          <w:highlight w:val="none"/>
        </w:rPr>
        <w:t>无还本续贷业务申请，授信业务申请书</w:t>
      </w:r>
      <w:r>
        <w:rPr>
          <w:rFonts w:hint="eastAsia" w:ascii="仿宋" w:hAnsi="仿宋" w:eastAsia="仿宋" w:cs="仿宋"/>
          <w:sz w:val="28"/>
          <w:szCs w:val="28"/>
          <w:highlight w:val="none"/>
        </w:rPr>
        <w:t>应注明：“本次授信申请金额XXX万元，其中XXX万元贷款用于偿还编号为XXX的《XXX合同》项下借款人所欠我行贷款本金”。</w:t>
      </w:r>
      <w:r>
        <w:rPr>
          <w:rFonts w:hint="eastAsia" w:ascii="仿宋" w:hAnsi="仿宋" w:eastAsia="仿宋" w:cs="仿宋"/>
          <w:color w:val="000000"/>
          <w:kern w:val="0"/>
          <w:sz w:val="28"/>
          <w:szCs w:val="28"/>
          <w:highlight w:val="none"/>
          <w:lang w:eastAsia="zh-CN"/>
        </w:rPr>
        <w:t>经办行</w:t>
      </w:r>
      <w:r>
        <w:rPr>
          <w:rFonts w:hint="eastAsia" w:ascii="仿宋" w:hAnsi="仿宋" w:eastAsia="仿宋" w:cs="仿宋"/>
          <w:color w:val="000000"/>
          <w:kern w:val="0"/>
          <w:sz w:val="28"/>
          <w:szCs w:val="28"/>
          <w:highlight w:val="none"/>
        </w:rPr>
        <w:t>初步审核</w:t>
      </w:r>
      <w:r>
        <w:rPr>
          <w:rFonts w:hint="eastAsia" w:ascii="仿宋" w:hAnsi="仿宋" w:eastAsia="仿宋" w:cs="仿宋"/>
          <w:sz w:val="28"/>
          <w:szCs w:val="28"/>
          <w:highlight w:val="none"/>
        </w:rPr>
        <w:t>如</w:t>
      </w:r>
      <w:r>
        <w:rPr>
          <w:rFonts w:hint="eastAsia" w:ascii="仿宋" w:hAnsi="仿宋" w:eastAsia="仿宋" w:cs="仿宋"/>
          <w:color w:val="000000"/>
          <w:kern w:val="0"/>
          <w:sz w:val="28"/>
          <w:szCs w:val="28"/>
          <w:highlight w:val="none"/>
        </w:rPr>
        <w:t>符合本操作规程第二章的准入要求，经办行客户经理通知借款人按我行存量贷款续授信送审要求提供贷款材料。</w:t>
      </w:r>
    </w:p>
    <w:p>
      <w:pPr>
        <w:numPr>
          <w:ilvl w:val="0"/>
          <w:numId w:val="0"/>
        </w:numPr>
        <w:tabs>
          <w:tab w:val="left" w:pos="1985"/>
        </w:tabs>
        <w:spacing w:line="480" w:lineRule="exact"/>
        <w:ind w:left="0" w:leftChars="0" w:firstLine="562" w:firstLineChars="200"/>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第十二条 </w:t>
      </w:r>
      <w:r>
        <w:rPr>
          <w:rFonts w:hint="eastAsia" w:ascii="仿宋" w:hAnsi="仿宋" w:eastAsia="仿宋" w:cs="仿宋"/>
          <w:b/>
          <w:sz w:val="28"/>
          <w:szCs w:val="28"/>
          <w:highlight w:val="none"/>
        </w:rPr>
        <w:t xml:space="preserve"> 贷前调查</w:t>
      </w:r>
    </w:p>
    <w:p>
      <w:p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经办行客户经理应核实企业及相关人员的有效身份证明文件，登记客户身份基本信息，留存身份资料。确保我行系统、档案中留存的客户身份基本信息和资料真实、完整、有效。完成反洗钱审核后，经办行客户经理应按照存量业务续贷相关要求开展贷前调查并撰写调查报告，</w:t>
      </w:r>
      <w:r>
        <w:rPr>
          <w:rFonts w:hint="eastAsia" w:ascii="仿宋" w:hAnsi="仿宋" w:eastAsia="仿宋" w:cs="仿宋"/>
          <w:sz w:val="28"/>
          <w:szCs w:val="28"/>
          <w:highlight w:val="none"/>
          <w:lang w:eastAsia="zh-CN"/>
        </w:rPr>
        <w:t>重点关注并在调查报告中详细说明如下要点：</w:t>
      </w:r>
    </w:p>
    <w:p>
      <w:p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（一）确认借款人企业规模符合本操作规程要求；</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lang w:eastAsia="zh-CN"/>
        </w:rPr>
        <w:t>（二）</w:t>
      </w:r>
      <w:r>
        <w:rPr>
          <w:rFonts w:hint="eastAsia" w:ascii="仿宋" w:hAnsi="仿宋" w:eastAsia="仿宋" w:cs="仿宋"/>
          <w:sz w:val="28"/>
          <w:szCs w:val="28"/>
          <w:highlight w:val="none"/>
        </w:rPr>
        <w:t>前一授信期间的贷后管理及风险情况</w:t>
      </w:r>
      <w:r>
        <w:rPr>
          <w:rFonts w:hint="eastAsia" w:ascii="仿宋" w:hAnsi="仿宋" w:eastAsia="仿宋" w:cs="仿宋"/>
          <w:sz w:val="28"/>
          <w:szCs w:val="28"/>
          <w:highlight w:val="none"/>
          <w:lang w:eastAsia="zh-CN"/>
        </w:rPr>
        <w:t>；</w:t>
      </w:r>
    </w:p>
    <w:p>
      <w:pPr>
        <w:numPr>
          <w:ilvl w:val="0"/>
          <w:numId w:val="0"/>
        </w:num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（三）明确是否无还本续贷、无还本续贷金额、无还本续贷期限等相关信息，确认无还本续贷的基础要素符合本操作规程第三章业务方案要求，</w:t>
      </w:r>
      <w:r>
        <w:rPr>
          <w:rFonts w:hint="eastAsia" w:ascii="仿宋" w:hAnsi="仿宋" w:eastAsia="仿宋" w:cs="仿宋"/>
          <w:spacing w:val="-6"/>
          <w:sz w:val="28"/>
          <w:szCs w:val="28"/>
          <w:highlight w:val="none"/>
          <w:lang w:eastAsia="zh-CN"/>
        </w:rPr>
        <w:t>并在对公授信全流程管理系统中录入是否无还本续贷、无还本续贷金额字</w:t>
      </w:r>
      <w:r>
        <w:rPr>
          <w:rFonts w:hint="eastAsia" w:ascii="仿宋" w:hAnsi="仿宋" w:eastAsia="仿宋" w:cs="仿宋"/>
          <w:sz w:val="28"/>
          <w:szCs w:val="28"/>
          <w:highlight w:val="none"/>
          <w:lang w:eastAsia="zh-CN"/>
        </w:rPr>
        <w:t>段；</w:t>
      </w:r>
    </w:p>
    <w:p>
      <w:pPr>
        <w:numPr>
          <w:ilvl w:val="0"/>
          <w:numId w:val="0"/>
        </w:num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（四）</w:t>
      </w:r>
      <w:r>
        <w:rPr>
          <w:rFonts w:hint="eastAsia" w:ascii="仿宋" w:hAnsi="仿宋" w:eastAsia="仿宋" w:cs="仿宋"/>
          <w:sz w:val="28"/>
          <w:szCs w:val="28"/>
          <w:highlight w:val="none"/>
        </w:rPr>
        <w:t>反洗钱和反恐怖融资禁止类名单核实结果及客户洗钱风险等级（如有）应在调查报告中明确说明，并落实反洗钱信息保密工作。</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对于借款人在我行有多笔贷款申请无还本续贷业务的，经办行可按照前述第七条规定统一测算并申报借款人总的无还本续贷额度。</w:t>
      </w:r>
    </w:p>
    <w:p>
      <w:pPr>
        <w:numPr>
          <w:ilvl w:val="0"/>
          <w:numId w:val="0"/>
        </w:numPr>
        <w:tabs>
          <w:tab w:val="left" w:pos="1995"/>
        </w:tabs>
        <w:spacing w:line="480" w:lineRule="exact"/>
        <w:ind w:left="0" w:leftChars="0" w:firstLine="562" w:firstLineChars="200"/>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第十三条 </w:t>
      </w:r>
      <w:r>
        <w:rPr>
          <w:rFonts w:hint="eastAsia" w:ascii="仿宋" w:hAnsi="仿宋" w:eastAsia="仿宋" w:cs="仿宋"/>
          <w:b/>
          <w:sz w:val="28"/>
          <w:szCs w:val="28"/>
          <w:highlight w:val="none"/>
        </w:rPr>
        <w:t xml:space="preserve"> 评审与审批</w:t>
      </w:r>
    </w:p>
    <w:p>
      <w:pPr>
        <w:spacing w:line="480" w:lineRule="exact"/>
        <w:ind w:firstLine="560" w:firstLineChars="200"/>
        <w:rPr>
          <w:rFonts w:hint="eastAsia" w:ascii="仿宋" w:hAnsi="仿宋" w:eastAsia="仿宋" w:cs="仿宋"/>
          <w:bCs/>
          <w:sz w:val="28"/>
          <w:szCs w:val="28"/>
          <w:highlight w:val="none"/>
        </w:rPr>
      </w:pPr>
      <w:r>
        <w:rPr>
          <w:rFonts w:hint="eastAsia" w:ascii="仿宋" w:hAnsi="仿宋" w:eastAsia="仿宋" w:cs="仿宋"/>
          <w:sz w:val="28"/>
          <w:szCs w:val="28"/>
          <w:highlight w:val="none"/>
        </w:rPr>
        <w:t>无还本续贷业务按照我行原贷款品种的业务流程及审批权限进行评</w:t>
      </w:r>
      <w:r>
        <w:rPr>
          <w:rFonts w:hint="eastAsia" w:ascii="仿宋" w:hAnsi="仿宋" w:eastAsia="仿宋" w:cs="仿宋"/>
          <w:spacing w:val="-2"/>
          <w:sz w:val="28"/>
          <w:szCs w:val="28"/>
          <w:highlight w:val="none"/>
        </w:rPr>
        <w:t>审审批，并关注前一授信期间的贷后管理和风险情况，贷款审批意见应明确本笔贷款的授信金额、无还本续贷金额、贷款利率、贷款期限等要素。</w:t>
      </w:r>
    </w:p>
    <w:p>
      <w:pPr>
        <w:numPr>
          <w:ilvl w:val="0"/>
          <w:numId w:val="0"/>
        </w:numPr>
        <w:tabs>
          <w:tab w:val="left" w:pos="1995"/>
        </w:tabs>
        <w:spacing w:line="480" w:lineRule="exact"/>
        <w:ind w:left="0" w:leftChars="0" w:firstLine="562" w:firstLineChars="200"/>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第十四条 </w:t>
      </w:r>
      <w:r>
        <w:rPr>
          <w:rFonts w:hint="eastAsia" w:ascii="仿宋" w:hAnsi="仿宋" w:eastAsia="仿宋" w:cs="仿宋"/>
          <w:b/>
          <w:sz w:val="28"/>
          <w:szCs w:val="28"/>
          <w:highlight w:val="none"/>
        </w:rPr>
        <w:t xml:space="preserve"> 合同的签署</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无还本续贷业务审批通过后，经办行与借款人签订借款合同及相应的担保合同，相关要求如下：</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（一）无还本续贷贷款与其他续借的贷款（如有），如可在同一份借款合同中予以约定的，原则上只需签订一个借款合同与担保合同（</w:t>
      </w:r>
      <w:r>
        <w:rPr>
          <w:rFonts w:ascii="仿宋" w:hAnsi="仿宋" w:eastAsia="仿宋" w:cs="仿宋"/>
          <w:sz w:val="28"/>
          <w:szCs w:val="28"/>
          <w:highlight w:val="none"/>
        </w:rPr>
        <w:t>如有）</w:t>
      </w:r>
      <w:r>
        <w:rPr>
          <w:rFonts w:hint="eastAsia" w:ascii="仿宋" w:hAnsi="仿宋" w:eastAsia="仿宋" w:cs="仿宋"/>
          <w:sz w:val="28"/>
          <w:szCs w:val="28"/>
          <w:highlight w:val="none"/>
        </w:rPr>
        <w:t>；同一个借款合同项下发放的无还本续贷贷款与存量续借贷款应分借据发放，借款人将</w:t>
      </w:r>
      <w:r>
        <w:rPr>
          <w:rFonts w:ascii="仿宋" w:hAnsi="仿宋" w:eastAsia="仿宋" w:cs="仿宋"/>
          <w:sz w:val="28"/>
          <w:szCs w:val="28"/>
          <w:highlight w:val="none"/>
        </w:rPr>
        <w:t>同一个借款合同项下发放的</w:t>
      </w:r>
      <w:r>
        <w:rPr>
          <w:rFonts w:hint="eastAsia" w:ascii="仿宋" w:hAnsi="仿宋" w:eastAsia="仿宋" w:cs="仿宋"/>
          <w:sz w:val="28"/>
          <w:szCs w:val="28"/>
          <w:highlight w:val="none"/>
        </w:rPr>
        <w:t>多笔存量贷款合并申请一笔无还本续贷业务的，且担保方式、担保人（物）相同的情况下，也只需签订一个借款合同与担保合同。</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二）借款合同的“贷款用途”中应明确约定：“XXX万元贷款用于偿还编号为XXX的《XXX合同》项下借款人所欠债务，XXX万元贷款用途为XXX（实际贷款用途）”。经办行在担保合同“协商补充”栏约定：“本合同担保主债权中，XXX万元贷款用于偿还编号为XXX的《XXX合同》项下借款人所欠债务，XXX万元贷款用途为XXX（实际贷款用途）”。</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三）如原贷款担保方式为最高额担保，在最高额合同约定的债权确定期间内的无还本续贷业务，可无需签订新的最高额担保合同；非最高额担保项下的，需重新签订担保合同；对于采用担保机构保证担保的，原则上需重新签订担保合同。</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（四）若使用非我行格式合同，</w:t>
      </w:r>
      <w:r>
        <w:rPr>
          <w:rFonts w:hint="eastAsia" w:ascii="仿宋" w:hAnsi="仿宋" w:eastAsia="仿宋" w:cs="仿宋"/>
          <w:sz w:val="28"/>
          <w:szCs w:val="28"/>
          <w:highlight w:val="none"/>
          <w:lang w:eastAsia="zh-CN"/>
        </w:rPr>
        <w:t>应</w:t>
      </w:r>
      <w:r>
        <w:rPr>
          <w:rFonts w:hint="eastAsia" w:ascii="仿宋" w:hAnsi="仿宋" w:eastAsia="仿宋" w:cs="仿宋"/>
          <w:sz w:val="28"/>
          <w:szCs w:val="28"/>
          <w:highlight w:val="none"/>
        </w:rPr>
        <w:t>根据行内现行</w:t>
      </w:r>
      <w:r>
        <w:rPr>
          <w:rFonts w:ascii="仿宋" w:hAnsi="仿宋" w:eastAsia="仿宋" w:cs="仿宋"/>
          <w:sz w:val="28"/>
          <w:szCs w:val="28"/>
          <w:highlight w:val="none"/>
        </w:rPr>
        <w:t>有效</w:t>
      </w:r>
      <w:r>
        <w:rPr>
          <w:rFonts w:hint="eastAsia" w:ascii="仿宋" w:hAnsi="仿宋" w:eastAsia="仿宋" w:cs="仿宋"/>
          <w:sz w:val="28"/>
          <w:szCs w:val="28"/>
          <w:highlight w:val="none"/>
        </w:rPr>
        <w:t>的</w:t>
      </w:r>
      <w:r>
        <w:rPr>
          <w:rFonts w:ascii="仿宋" w:hAnsi="仿宋" w:eastAsia="仿宋" w:cs="仿宋"/>
          <w:sz w:val="28"/>
          <w:szCs w:val="28"/>
          <w:highlight w:val="none"/>
        </w:rPr>
        <w:t>管理</w:t>
      </w:r>
      <w:r>
        <w:rPr>
          <w:rFonts w:hint="eastAsia" w:ascii="仿宋" w:hAnsi="仿宋" w:eastAsia="仿宋" w:cs="仿宋"/>
          <w:sz w:val="28"/>
          <w:szCs w:val="28"/>
          <w:highlight w:val="none"/>
          <w:lang w:eastAsia="zh-CN"/>
        </w:rPr>
        <w:t>制度</w:t>
      </w:r>
      <w:r>
        <w:rPr>
          <w:rFonts w:ascii="仿宋" w:hAnsi="仿宋" w:eastAsia="仿宋" w:cs="仿宋"/>
          <w:sz w:val="28"/>
          <w:szCs w:val="28"/>
          <w:highlight w:val="none"/>
        </w:rPr>
        <w:t>履行</w:t>
      </w:r>
      <w:r>
        <w:rPr>
          <w:rFonts w:hint="eastAsia" w:ascii="仿宋" w:hAnsi="仿宋" w:eastAsia="仿宋" w:cs="仿宋"/>
          <w:sz w:val="28"/>
          <w:szCs w:val="28"/>
          <w:highlight w:val="none"/>
        </w:rPr>
        <w:t>相应的</w:t>
      </w:r>
      <w:r>
        <w:rPr>
          <w:rFonts w:ascii="仿宋" w:hAnsi="仿宋" w:eastAsia="仿宋" w:cs="仿宋"/>
          <w:sz w:val="28"/>
          <w:szCs w:val="28"/>
          <w:highlight w:val="none"/>
        </w:rPr>
        <w:t>合同审查程序</w:t>
      </w:r>
      <w:r>
        <w:rPr>
          <w:rFonts w:hint="eastAsia" w:ascii="仿宋" w:hAnsi="仿宋" w:eastAsia="仿宋" w:cs="仿宋"/>
          <w:sz w:val="28"/>
          <w:szCs w:val="28"/>
          <w:highlight w:val="none"/>
        </w:rPr>
        <w:t>。</w:t>
      </w:r>
    </w:p>
    <w:p>
      <w:pPr>
        <w:numPr>
          <w:ilvl w:val="0"/>
          <w:numId w:val="0"/>
        </w:numPr>
        <w:tabs>
          <w:tab w:val="left" w:pos="1995"/>
        </w:tabs>
        <w:spacing w:line="480" w:lineRule="exact"/>
        <w:ind w:left="0" w:leftChars="0" w:firstLine="562" w:firstLineChars="200"/>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第十五条 </w:t>
      </w:r>
      <w:r>
        <w:rPr>
          <w:rFonts w:hint="eastAsia" w:ascii="仿宋" w:hAnsi="仿宋" w:eastAsia="仿宋" w:cs="仿宋"/>
          <w:b/>
          <w:sz w:val="28"/>
          <w:szCs w:val="28"/>
          <w:highlight w:val="none"/>
        </w:rPr>
        <w:t xml:space="preserve"> 发放与支付</w:t>
      </w:r>
    </w:p>
    <w:p>
      <w:pPr>
        <w:tabs>
          <w:tab w:val="left" w:pos="1995"/>
        </w:tabs>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借款人满足审批要求和借款合同中约定的提款条件，并已偿还无还本续贷部分以外的贷款本金后，我行在原贷款到期日当天或之前向其指定账户发放贷款。</w:t>
      </w:r>
      <w:r>
        <w:rPr>
          <w:rFonts w:hint="eastAsia" w:ascii="仿宋" w:hAnsi="仿宋" w:eastAsia="仿宋" w:cs="仿宋"/>
          <w:sz w:val="28"/>
          <w:szCs w:val="28"/>
          <w:highlight w:val="none"/>
          <w:lang w:eastAsia="zh-CN"/>
        </w:rPr>
        <w:t>具体要求如下：</w:t>
      </w:r>
    </w:p>
    <w:p>
      <w:p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（一）对借款人/担保人为企业的无还本续贷业务，借款人/担保人应分别向我行出具同意申请借款/提供担保的股东会（董事会）决议（担保人为我行合作担保机构的无需提供）</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决议中</w:t>
      </w:r>
      <w:r>
        <w:rPr>
          <w:rFonts w:hint="eastAsia" w:ascii="仿宋" w:hAnsi="仿宋" w:eastAsia="仿宋" w:cs="仿宋"/>
          <w:sz w:val="28"/>
          <w:szCs w:val="28"/>
          <w:highlight w:val="none"/>
          <w:lang w:eastAsia="zh-CN"/>
        </w:rPr>
        <w:t>原则上</w:t>
      </w:r>
      <w:r>
        <w:rPr>
          <w:rFonts w:hint="eastAsia" w:ascii="仿宋" w:hAnsi="仿宋" w:eastAsia="仿宋" w:cs="仿宋"/>
          <w:sz w:val="28"/>
          <w:szCs w:val="28"/>
          <w:highlight w:val="none"/>
        </w:rPr>
        <w:t>应说明贷款具体用途（相关内容</w:t>
      </w:r>
      <w:r>
        <w:rPr>
          <w:rFonts w:hint="eastAsia" w:ascii="仿宋" w:hAnsi="仿宋" w:eastAsia="仿宋" w:cs="仿宋"/>
          <w:sz w:val="28"/>
          <w:szCs w:val="28"/>
          <w:highlight w:val="none"/>
          <w:lang w:eastAsia="zh-CN"/>
        </w:rPr>
        <w:t>参考</w:t>
      </w:r>
      <w:r>
        <w:rPr>
          <w:rFonts w:hint="eastAsia" w:ascii="仿宋" w:hAnsi="仿宋" w:eastAsia="仿宋" w:cs="仿宋"/>
          <w:sz w:val="28"/>
          <w:szCs w:val="28"/>
          <w:highlight w:val="none"/>
        </w:rPr>
        <w:t>第十四条</w:t>
      </w:r>
      <w:r>
        <w:rPr>
          <w:rFonts w:hint="eastAsia" w:ascii="仿宋" w:hAnsi="仿宋" w:eastAsia="仿宋" w:cs="仿宋"/>
          <w:sz w:val="28"/>
          <w:szCs w:val="28"/>
          <w:highlight w:val="none"/>
          <w:lang w:eastAsia="zh-CN"/>
        </w:rPr>
        <w:t>第（</w:t>
      </w:r>
      <w:r>
        <w:rPr>
          <w:rFonts w:hint="eastAsia" w:ascii="仿宋" w:hAnsi="仿宋" w:eastAsia="仿宋" w:cs="仿宋"/>
          <w:sz w:val="28"/>
          <w:szCs w:val="28"/>
          <w:highlight w:val="none"/>
        </w:rPr>
        <w:t>二</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lang w:val="en-US" w:eastAsia="zh-CN"/>
        </w:rPr>
        <w:t>项</w:t>
      </w:r>
      <w:r>
        <w:rPr>
          <w:rFonts w:hint="eastAsia" w:ascii="仿宋" w:hAnsi="仿宋" w:eastAsia="仿宋" w:cs="仿宋"/>
          <w:sz w:val="28"/>
          <w:szCs w:val="28"/>
          <w:highlight w:val="none"/>
        </w:rPr>
        <w:t>表述</w:t>
      </w:r>
      <w:r>
        <w:rPr>
          <w:rFonts w:hint="eastAsia" w:ascii="仿宋" w:hAnsi="仿宋" w:eastAsia="仿宋" w:cs="仿宋"/>
          <w:sz w:val="28"/>
          <w:szCs w:val="28"/>
          <w:highlight w:val="none"/>
          <w:lang w:eastAsia="zh-CN"/>
        </w:rPr>
        <w:t>），经经营单位业务主管部门审批同意的，决议中可免除该条表述要求。</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（二）对采用抵/质押担保的无还本续贷业务，在贷款发放当天，</w:t>
      </w:r>
      <w:r>
        <w:rPr>
          <w:rFonts w:hint="eastAsia" w:ascii="仿宋" w:hAnsi="仿宋" w:eastAsia="仿宋" w:cs="仿宋"/>
          <w:sz w:val="28"/>
          <w:szCs w:val="28"/>
          <w:highlight w:val="none"/>
          <w:lang w:eastAsia="zh-CN"/>
        </w:rPr>
        <w:t>经办行</w:t>
      </w:r>
      <w:r>
        <w:rPr>
          <w:rFonts w:hint="eastAsia" w:ascii="仿宋" w:hAnsi="仿宋" w:eastAsia="仿宋" w:cs="仿宋"/>
          <w:sz w:val="28"/>
          <w:szCs w:val="28"/>
          <w:highlight w:val="none"/>
        </w:rPr>
        <w:t>应对抵/质押人的产权信息、抵质押登记信息及司法限制信息等可能影响我行债权的情况进行核实确认。</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非最高额抵/质押情形下，为防止担保落空，经营单位可采用先办妥二顺位抵/质押登记（抵/质押物未设定抵/质押的除外），再撤销原抵/质押登记等方式规避操作风险。</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三）无还本续贷贷款发放前，借款人应偿还无还本续贷部分以外的贷款本金。客户经理应确保已完成借款人洗钱风险等级评估，确认借款人满足审批要求和借款合同中约定的提款条件。对于借款人或其法定代表人、负责人、受益所有人、控股股东或者实际控制人、授权办理业务人员等，经核实属于反洗钱和反恐怖融资禁止类名单的，或借款人洗钱风险等级为高风险的，不予放款。</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贷款发放纳入我行反洗钱和反恐怖融资名单监控范围，纳入我行大额交易和可疑交易监测范围。</w:t>
      </w:r>
    </w:p>
    <w:p>
      <w:pPr>
        <w:tabs>
          <w:tab w:val="left" w:pos="1995"/>
        </w:tabs>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四）新发放贷款中的无还本续贷贷款专项用于归还借款人在我行所欠贷款本金，其余贷款资金支付方式按照《流动资金贷款管理办法》（国家金融监督管理总局令2024年第2号）、《个人贷款管理办法》（国家金融监督管理总局令2024年第3号）、《上海银行流动资金贷款管理办法（2024年版）》（上银发〔2024〕59号）、《上海银行个人经营性贷款业务操作规程》（上银办〔2021〕53号）及其修订文件等有关法律法规及我行相关贷款管理制度执行。</w:t>
      </w:r>
    </w:p>
    <w:p>
      <w:pPr>
        <w:numPr>
          <w:ilvl w:val="0"/>
          <w:numId w:val="0"/>
        </w:numPr>
        <w:tabs>
          <w:tab w:val="left" w:pos="1995"/>
        </w:tabs>
        <w:spacing w:line="480" w:lineRule="exact"/>
        <w:ind w:left="0" w:leftChars="0" w:firstLine="562" w:firstLineChars="200"/>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第十六条 </w:t>
      </w:r>
      <w:r>
        <w:rPr>
          <w:rFonts w:hint="eastAsia" w:ascii="仿宋" w:hAnsi="仿宋" w:eastAsia="仿宋" w:cs="仿宋"/>
          <w:b/>
          <w:sz w:val="28"/>
          <w:szCs w:val="28"/>
          <w:highlight w:val="none"/>
        </w:rPr>
        <w:t xml:space="preserve"> 贷款分类</w:t>
      </w:r>
    </w:p>
    <w:p>
      <w:pPr>
        <w:widowControl w:val="0"/>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无还本续贷贷款发放后，各经营单位</w:t>
      </w:r>
      <w:r>
        <w:rPr>
          <w:rFonts w:hint="eastAsia" w:ascii="仿宋" w:hAnsi="仿宋" w:eastAsia="仿宋" w:cs="仿宋"/>
          <w:sz w:val="28"/>
          <w:szCs w:val="28"/>
          <w:highlight w:val="none"/>
          <w:lang w:eastAsia="zh-CN"/>
        </w:rPr>
        <w:t>贷后管理人员</w:t>
      </w:r>
      <w:r>
        <w:rPr>
          <w:rFonts w:hint="eastAsia" w:ascii="仿宋" w:hAnsi="仿宋" w:eastAsia="仿宋" w:cs="仿宋"/>
          <w:sz w:val="28"/>
          <w:szCs w:val="28"/>
          <w:highlight w:val="none"/>
        </w:rPr>
        <w:t>应当根据企业经营状况，严格按照贷款五级风险分类基本原则、分类标准，充分考虑借款人的还款能力、正常营业收入、信用评级以及担保等因素，合理确定无还本续贷贷款的风险分类；符合正常类标准的，应当划为正常类，</w:t>
      </w:r>
      <w:r>
        <w:rPr>
          <w:rFonts w:hint="eastAsia" w:ascii="仿宋" w:hAnsi="仿宋" w:eastAsia="仿宋" w:cs="仿宋"/>
          <w:color w:val="000000"/>
          <w:sz w:val="28"/>
          <w:szCs w:val="28"/>
          <w:highlight w:val="none"/>
          <w:lang w:bidi="ar"/>
        </w:rPr>
        <w:t>原贷款为正常类</w:t>
      </w: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且借款人符合下列条件的</w:t>
      </w: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不因续贷单独下调风险分类</w:t>
      </w: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可以归为正常类</w:t>
      </w:r>
      <w:r>
        <w:rPr>
          <w:rFonts w:hint="eastAsia" w:ascii="仿宋" w:hAnsi="仿宋" w:eastAsia="仿宋" w:cs="仿宋"/>
          <w:color w:val="000000"/>
          <w:sz w:val="28"/>
          <w:szCs w:val="28"/>
          <w:highlight w:val="none"/>
          <w:lang w:eastAsia="zh-CN" w:bidi="ar"/>
        </w:rPr>
        <w:t>：</w:t>
      </w:r>
    </w:p>
    <w:p>
      <w:pPr>
        <w:widowControl/>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一</w:t>
      </w: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依法合规经营</w:t>
      </w:r>
      <w:r>
        <w:rPr>
          <w:rFonts w:hint="eastAsia" w:ascii="仿宋" w:hAnsi="仿宋" w:eastAsia="仿宋" w:cs="仿宋"/>
          <w:color w:val="000000"/>
          <w:sz w:val="28"/>
          <w:szCs w:val="28"/>
          <w:highlight w:val="none"/>
          <w:lang w:eastAsia="zh-CN" w:bidi="ar"/>
        </w:rPr>
        <w:t>；</w:t>
      </w:r>
    </w:p>
    <w:p>
      <w:pPr>
        <w:widowControl/>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二</w:t>
      </w: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生产经营正常</w:t>
      </w: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具有持续经营能力</w:t>
      </w:r>
      <w:r>
        <w:rPr>
          <w:rFonts w:hint="eastAsia" w:ascii="仿宋" w:hAnsi="仿宋" w:eastAsia="仿宋" w:cs="仿宋"/>
          <w:color w:val="000000"/>
          <w:sz w:val="28"/>
          <w:szCs w:val="28"/>
          <w:highlight w:val="none"/>
          <w:lang w:eastAsia="zh-CN" w:bidi="ar"/>
        </w:rPr>
        <w:t>；</w:t>
      </w:r>
    </w:p>
    <w:p>
      <w:pPr>
        <w:widowControl/>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三</w:t>
      </w: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信用状况良好</w:t>
      </w: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还款意愿强</w:t>
      </w: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没有挪用贷款资金、欠息和逃废债等不良行为</w:t>
      </w:r>
      <w:r>
        <w:rPr>
          <w:rFonts w:hint="eastAsia" w:ascii="仿宋" w:hAnsi="仿宋" w:eastAsia="仿宋" w:cs="仿宋"/>
          <w:color w:val="000000"/>
          <w:sz w:val="28"/>
          <w:szCs w:val="28"/>
          <w:highlight w:val="none"/>
          <w:lang w:eastAsia="zh-CN" w:bidi="ar"/>
        </w:rPr>
        <w:t>；</w:t>
      </w:r>
    </w:p>
    <w:p>
      <w:pPr>
        <w:widowControl/>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四</w:t>
      </w: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符合发放贷款标准</w:t>
      </w:r>
      <w:r>
        <w:rPr>
          <w:rFonts w:hint="eastAsia" w:ascii="仿宋" w:hAnsi="仿宋" w:eastAsia="仿宋" w:cs="仿宋"/>
          <w:color w:val="000000"/>
          <w:sz w:val="28"/>
          <w:szCs w:val="28"/>
          <w:highlight w:val="none"/>
          <w:lang w:eastAsia="zh-CN" w:bidi="ar"/>
        </w:rPr>
        <w:t>；</w:t>
      </w:r>
    </w:p>
    <w:p>
      <w:pPr>
        <w:widowControl/>
        <w:spacing w:line="480" w:lineRule="exact"/>
        <w:ind w:firstLine="560" w:firstLineChars="200"/>
        <w:jc w:val="both"/>
        <w:rPr>
          <w:rFonts w:hint="eastAsia" w:ascii="仿宋" w:hAnsi="仿宋" w:eastAsia="仿宋" w:cs="仿宋"/>
          <w:sz w:val="28"/>
          <w:szCs w:val="28"/>
          <w:highlight w:val="none"/>
        </w:rPr>
      </w:pPr>
      <w:r>
        <w:rPr>
          <w:rFonts w:hint="eastAsia" w:ascii="仿宋" w:hAnsi="仿宋" w:eastAsia="仿宋" w:cs="仿宋"/>
          <w:color w:val="000000"/>
          <w:sz w:val="28"/>
          <w:szCs w:val="28"/>
          <w:highlight w:val="none"/>
          <w:lang w:eastAsia="zh-CN" w:bidi="ar"/>
        </w:rPr>
        <w:t>（</w:t>
      </w:r>
      <w:r>
        <w:rPr>
          <w:rFonts w:hint="eastAsia" w:ascii="仿宋" w:hAnsi="仿宋" w:eastAsia="仿宋" w:cs="仿宋"/>
          <w:color w:val="000000"/>
          <w:sz w:val="28"/>
          <w:szCs w:val="28"/>
          <w:highlight w:val="none"/>
          <w:lang w:bidi="ar"/>
        </w:rPr>
        <w:t>五</w:t>
      </w:r>
      <w:r>
        <w:rPr>
          <w:rFonts w:hint="eastAsia" w:ascii="仿宋" w:hAnsi="仿宋" w:eastAsia="仿宋" w:cs="仿宋"/>
          <w:color w:val="000000"/>
          <w:sz w:val="28"/>
          <w:szCs w:val="28"/>
          <w:highlight w:val="none"/>
          <w:lang w:eastAsia="zh-CN" w:bidi="ar"/>
        </w:rPr>
        <w:t>）</w:t>
      </w:r>
      <w:r>
        <w:rPr>
          <w:rFonts w:hint="eastAsia" w:ascii="仿宋" w:hAnsi="仿宋" w:eastAsia="仿宋" w:cs="仿宋"/>
          <w:sz w:val="28"/>
          <w:szCs w:val="28"/>
          <w:highlight w:val="none"/>
          <w:lang w:bidi="ar"/>
        </w:rPr>
        <w:t>我行</w:t>
      </w:r>
      <w:r>
        <w:rPr>
          <w:rFonts w:hint="eastAsia" w:ascii="仿宋" w:hAnsi="仿宋" w:eastAsia="仿宋" w:cs="仿宋"/>
          <w:color w:val="000000"/>
          <w:sz w:val="28"/>
          <w:szCs w:val="28"/>
          <w:highlight w:val="none"/>
          <w:lang w:bidi="ar"/>
        </w:rPr>
        <w:t>要求的其他条件。</w:t>
      </w:r>
    </w:p>
    <w:p>
      <w:pPr>
        <w:numPr>
          <w:ilvl w:val="0"/>
          <w:numId w:val="0"/>
        </w:numPr>
        <w:tabs>
          <w:tab w:val="left" w:pos="1995"/>
        </w:tabs>
        <w:spacing w:line="480" w:lineRule="exact"/>
        <w:ind w:left="0" w:leftChars="0" w:firstLine="562" w:firstLineChars="200"/>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第十七条 </w:t>
      </w:r>
      <w:r>
        <w:rPr>
          <w:rFonts w:hint="eastAsia" w:ascii="仿宋" w:hAnsi="仿宋" w:eastAsia="仿宋" w:cs="仿宋"/>
          <w:b/>
          <w:sz w:val="28"/>
          <w:szCs w:val="28"/>
          <w:highlight w:val="none"/>
        </w:rPr>
        <w:t xml:space="preserve"> 贷后检查</w:t>
      </w:r>
    </w:p>
    <w:p>
      <w:pPr>
        <w:numPr>
          <w:ilvl w:val="0"/>
          <w:numId w:val="0"/>
        </w:numPr>
        <w:spacing w:line="480" w:lineRule="exact"/>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rPr>
        <w:t>经办行客户经理贷后应严格按照</w:t>
      </w:r>
      <w:r>
        <w:rPr>
          <w:rFonts w:hint="eastAsia" w:ascii="仿宋" w:hAnsi="仿宋" w:eastAsia="仿宋" w:cs="仿宋"/>
          <w:color w:val="000000"/>
          <w:sz w:val="28"/>
          <w:szCs w:val="28"/>
          <w:highlight w:val="none"/>
          <w:shd w:val="clear" w:color="auto" w:fill="auto"/>
        </w:rPr>
        <w:t>我行公司客户、普惠金融业务授信后相关管理制度</w:t>
      </w:r>
      <w:r>
        <w:rPr>
          <w:rFonts w:hint="eastAsia" w:ascii="仿宋" w:hAnsi="仿宋" w:eastAsia="仿宋" w:cs="仿宋"/>
          <w:sz w:val="28"/>
          <w:szCs w:val="28"/>
          <w:highlight w:val="none"/>
        </w:rPr>
        <w:t>规定定期开展授信后检查，充分掌握企业生产经营与现金流状况</w:t>
      </w:r>
      <w:r>
        <w:rPr>
          <w:rFonts w:hint="eastAsia" w:ascii="仿宋" w:hAnsi="仿宋" w:eastAsia="仿宋" w:cs="仿宋"/>
          <w:sz w:val="28"/>
          <w:szCs w:val="28"/>
          <w:highlight w:val="none"/>
          <w:lang w:eastAsia="zh-CN"/>
        </w:rPr>
        <w:t>、续贷资产相关信息等</w:t>
      </w:r>
      <w:r>
        <w:rPr>
          <w:rFonts w:hint="eastAsia" w:ascii="仿宋" w:hAnsi="仿宋" w:eastAsia="仿宋" w:cs="仿宋"/>
          <w:sz w:val="28"/>
          <w:szCs w:val="28"/>
          <w:highlight w:val="none"/>
        </w:rPr>
        <w:t>，一旦发现风险信号及时进行风险预警</w:t>
      </w:r>
      <w:r>
        <w:rPr>
          <w:rFonts w:hint="eastAsia" w:ascii="仿宋" w:hAnsi="仿宋" w:eastAsia="仿宋" w:cs="仿宋"/>
          <w:sz w:val="28"/>
          <w:szCs w:val="28"/>
          <w:highlight w:val="none"/>
          <w:lang w:eastAsia="zh-CN"/>
        </w:rPr>
        <w:t>，</w:t>
      </w:r>
      <w:r>
        <w:rPr>
          <w:rFonts w:hint="eastAsia" w:ascii="仿宋" w:hAnsi="仿宋" w:eastAsia="仿宋" w:cs="仿宋"/>
          <w:bCs/>
          <w:sz w:val="28"/>
          <w:szCs w:val="28"/>
          <w:highlight w:val="none"/>
        </w:rPr>
        <w:t>并制定相应的管控措施</w:t>
      </w:r>
      <w:r>
        <w:rPr>
          <w:rFonts w:hint="eastAsia" w:ascii="仿宋" w:hAnsi="仿宋" w:eastAsia="仿宋" w:cs="仿宋"/>
          <w:sz w:val="28"/>
          <w:szCs w:val="28"/>
          <w:highlight w:val="none"/>
        </w:rPr>
        <w:t>。</w:t>
      </w:r>
      <w:r>
        <w:rPr>
          <w:rFonts w:hint="eastAsia" w:ascii="仿宋" w:hAnsi="仿宋" w:eastAsia="仿宋" w:cs="仿宋"/>
          <w:sz w:val="28"/>
          <w:szCs w:val="28"/>
          <w:highlight w:val="none"/>
          <w:lang w:eastAsia="zh-CN"/>
        </w:rPr>
        <w:t>其中：</w:t>
      </w:r>
      <w:r>
        <w:rPr>
          <w:rFonts w:hint="eastAsia" w:ascii="仿宋" w:hAnsi="仿宋" w:eastAsia="仿宋" w:cs="仿宋"/>
          <w:sz w:val="28"/>
          <w:szCs w:val="28"/>
          <w:highlight w:val="none"/>
        </w:rPr>
        <w:t>业务期限超过1年的，授信后应根据相关专项产品制度开展年审</w:t>
      </w:r>
      <w:r>
        <w:rPr>
          <w:rFonts w:hint="eastAsia" w:ascii="仿宋" w:hAnsi="仿宋" w:eastAsia="仿宋" w:cs="仿宋"/>
          <w:sz w:val="28"/>
          <w:szCs w:val="28"/>
          <w:highlight w:val="none"/>
          <w:lang w:eastAsia="zh-CN"/>
        </w:rPr>
        <w:t>。</w:t>
      </w:r>
    </w:p>
    <w:p>
      <w:pPr>
        <w:numPr>
          <w:ilvl w:val="0"/>
          <w:numId w:val="0"/>
        </w:num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客户经理应关注经营主体及相关人员的证照有效期，对于证照即将过期的，应提示客户及时进行更新。关注企业存续状态、日常经营活动、金融交易情况、法定代表人/股东/股权/地址等的变更情况，按照“风险为本”原则，对洗钱风险进行持续识别、审慎评估、有效控制。</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各经营单位风险管理部应将无还本续贷业务纳入日常抽样现场检查范围，定期监测辖内无还本续贷业务整体风险状况，总行</w:t>
      </w:r>
      <w:r>
        <w:rPr>
          <w:rFonts w:hint="eastAsia" w:ascii="仿宋" w:hAnsi="仿宋" w:eastAsia="仿宋" w:cs="仿宋"/>
          <w:sz w:val="28"/>
          <w:szCs w:val="28"/>
          <w:highlight w:val="none"/>
          <w:lang w:eastAsia="zh-CN"/>
        </w:rPr>
        <w:t>授信管理</w:t>
      </w:r>
      <w:r>
        <w:rPr>
          <w:rFonts w:hint="eastAsia" w:ascii="仿宋" w:hAnsi="仿宋" w:eastAsia="仿宋" w:cs="仿宋"/>
          <w:sz w:val="28"/>
          <w:szCs w:val="28"/>
          <w:highlight w:val="none"/>
        </w:rPr>
        <w:t>部不定期开展抽查。</w:t>
      </w:r>
    </w:p>
    <w:p>
      <w:pPr>
        <w:spacing w:line="480" w:lineRule="exact"/>
        <w:rPr>
          <w:rFonts w:ascii="仿宋_GB2312" w:eastAsia="仿宋_GB2312"/>
          <w:sz w:val="28"/>
          <w:szCs w:val="28"/>
          <w:highlight w:val="none"/>
        </w:rPr>
      </w:pPr>
    </w:p>
    <w:p>
      <w:pPr>
        <w:spacing w:line="480" w:lineRule="exact"/>
        <w:jc w:val="center"/>
        <w:outlineLvl w:val="0"/>
        <w:rPr>
          <w:rFonts w:ascii="黑体" w:eastAsia="黑体"/>
          <w:sz w:val="28"/>
          <w:szCs w:val="28"/>
          <w:highlight w:val="none"/>
        </w:rPr>
      </w:pPr>
      <w:r>
        <w:rPr>
          <w:rFonts w:hint="eastAsia" w:ascii="黑体" w:eastAsia="黑体"/>
          <w:sz w:val="28"/>
          <w:szCs w:val="28"/>
          <w:highlight w:val="none"/>
        </w:rPr>
        <w:t>第五章</w:t>
      </w:r>
      <w:r>
        <w:rPr>
          <w:rFonts w:ascii="黑体" w:eastAsia="黑体"/>
          <w:sz w:val="28"/>
          <w:szCs w:val="28"/>
          <w:highlight w:val="none"/>
        </w:rPr>
        <w:t xml:space="preserve">  </w:t>
      </w:r>
      <w:r>
        <w:rPr>
          <w:rFonts w:hint="eastAsia" w:ascii="黑体" w:eastAsia="黑体"/>
          <w:sz w:val="28"/>
          <w:szCs w:val="28"/>
          <w:highlight w:val="none"/>
        </w:rPr>
        <w:t>附</w:t>
      </w:r>
      <w:r>
        <w:rPr>
          <w:rFonts w:ascii="黑体" w:eastAsia="黑体"/>
          <w:sz w:val="28"/>
          <w:szCs w:val="28"/>
          <w:highlight w:val="none"/>
        </w:rPr>
        <w:t xml:space="preserve">  </w:t>
      </w:r>
      <w:r>
        <w:rPr>
          <w:rFonts w:hint="eastAsia" w:ascii="黑体" w:eastAsia="黑体"/>
          <w:sz w:val="28"/>
          <w:szCs w:val="28"/>
          <w:highlight w:val="none"/>
        </w:rPr>
        <w:t>则</w:t>
      </w:r>
    </w:p>
    <w:p>
      <w:pPr>
        <w:spacing w:line="480" w:lineRule="exact"/>
        <w:rPr>
          <w:rFonts w:ascii="仿宋_GB2312" w:hAnsi="宋体"/>
          <w:bCs/>
          <w:sz w:val="28"/>
          <w:szCs w:val="28"/>
          <w:highlight w:val="none"/>
        </w:rPr>
      </w:pPr>
    </w:p>
    <w:p>
      <w:pPr>
        <w:numPr>
          <w:ilvl w:val="0"/>
          <w:numId w:val="0"/>
        </w:numPr>
        <w:tabs>
          <w:tab w:val="left" w:pos="1995"/>
        </w:tabs>
        <w:spacing w:line="480" w:lineRule="exact"/>
        <w:ind w:left="0" w:leftChars="0" w:firstLine="562" w:firstLineChars="200"/>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第十八条  </w:t>
      </w:r>
      <w:r>
        <w:rPr>
          <w:rFonts w:hint="eastAsia" w:ascii="仿宋" w:hAnsi="仿宋" w:eastAsia="仿宋" w:cs="仿宋"/>
          <w:b/>
          <w:sz w:val="28"/>
          <w:szCs w:val="28"/>
          <w:highlight w:val="none"/>
        </w:rPr>
        <w:t>反洗钱管理</w:t>
      </w:r>
    </w:p>
    <w:p>
      <w:pPr>
        <w:numPr>
          <w:ilvl w:val="0"/>
          <w:numId w:val="0"/>
        </w:numPr>
        <w:tabs>
          <w:tab w:val="left" w:pos="1995"/>
        </w:tabs>
        <w:spacing w:line="480" w:lineRule="exact"/>
        <w:ind w:firstLine="560" w:firstLineChars="200"/>
        <w:rPr>
          <w:rFonts w:hint="eastAsia" w:ascii="仿宋" w:hAnsi="仿宋" w:eastAsia="仿宋" w:cs="仿宋"/>
          <w:b/>
          <w:sz w:val="28"/>
          <w:szCs w:val="28"/>
          <w:highlight w:val="none"/>
        </w:rPr>
      </w:pPr>
      <w:r>
        <w:rPr>
          <w:rFonts w:hint="eastAsia" w:ascii="仿宋" w:hAnsi="仿宋" w:eastAsia="仿宋" w:cs="仿宋"/>
          <w:color w:val="000000"/>
          <w:sz w:val="28"/>
          <w:szCs w:val="28"/>
          <w:highlight w:val="none"/>
          <w:shd w:val="clear" w:color="auto" w:fill="auto"/>
        </w:rPr>
        <w:t>经营单位应严格按照我行反洗钱各项内控制度，以及《关于持续做好公司业务洗钱和恐怖融资风险管理工作的通知》（上银公〔2025〕3号）</w:t>
      </w:r>
      <w:r>
        <w:rPr>
          <w:rFonts w:hint="eastAsia" w:ascii="仿宋" w:hAnsi="仿宋" w:eastAsia="仿宋" w:cs="仿宋"/>
          <w:color w:val="000000"/>
          <w:sz w:val="28"/>
          <w:szCs w:val="28"/>
          <w:highlight w:val="none"/>
          <w:shd w:val="clear" w:color="auto" w:fill="auto"/>
          <w:lang w:eastAsia="zh-CN"/>
        </w:rPr>
        <w:t>及其修订文件等规定要求</w:t>
      </w:r>
      <w:r>
        <w:rPr>
          <w:rFonts w:hint="eastAsia" w:ascii="仿宋" w:hAnsi="仿宋" w:eastAsia="仿宋" w:cs="仿宋"/>
          <w:color w:val="000000"/>
          <w:sz w:val="28"/>
          <w:szCs w:val="28"/>
          <w:highlight w:val="none"/>
          <w:shd w:val="clear" w:color="auto" w:fill="auto"/>
        </w:rPr>
        <w:t>，认真</w:t>
      </w:r>
      <w:r>
        <w:rPr>
          <w:rFonts w:hint="eastAsia" w:ascii="仿宋" w:hAnsi="仿宋" w:eastAsia="仿宋" w:cs="仿宋"/>
          <w:color w:val="000000"/>
          <w:sz w:val="28"/>
          <w:szCs w:val="28"/>
          <w:highlight w:val="none"/>
          <w:shd w:val="clear" w:color="auto" w:fill="auto"/>
          <w:lang w:eastAsia="zh-CN"/>
        </w:rPr>
        <w:t>开展</w:t>
      </w:r>
      <w:r>
        <w:rPr>
          <w:rFonts w:hint="eastAsia" w:ascii="仿宋" w:hAnsi="仿宋" w:eastAsia="仿宋" w:cs="仿宋"/>
          <w:color w:val="000000"/>
          <w:sz w:val="28"/>
          <w:szCs w:val="28"/>
          <w:highlight w:val="none"/>
          <w:shd w:val="clear" w:color="auto" w:fill="auto"/>
        </w:rPr>
        <w:t>客户尽职调查、客户身份资料及交易记录保存、</w:t>
      </w:r>
      <w:r>
        <w:rPr>
          <w:rFonts w:hint="eastAsia" w:ascii="仿宋" w:hAnsi="仿宋" w:eastAsia="仿宋" w:cs="仿宋"/>
          <w:color w:val="000000"/>
          <w:sz w:val="28"/>
          <w:szCs w:val="28"/>
          <w:highlight w:val="none"/>
          <w:shd w:val="clear" w:color="auto" w:fill="auto"/>
          <w:lang w:eastAsia="zh-CN"/>
        </w:rPr>
        <w:t>大额交易和可疑交易报告、</w:t>
      </w:r>
      <w:r>
        <w:rPr>
          <w:rFonts w:hint="eastAsia" w:ascii="仿宋" w:hAnsi="仿宋" w:eastAsia="仿宋" w:cs="仿宋"/>
          <w:color w:val="000000"/>
          <w:sz w:val="28"/>
          <w:szCs w:val="28"/>
          <w:highlight w:val="none"/>
          <w:shd w:val="clear" w:color="auto" w:fill="auto"/>
        </w:rPr>
        <w:t>反洗钱和反恐怖融资名单监控等工作，切实履行反洗钱法定义务，有效防范洗钱风险</w:t>
      </w:r>
      <w:r>
        <w:rPr>
          <w:rFonts w:hint="eastAsia" w:ascii="仿宋" w:hAnsi="仿宋" w:eastAsia="仿宋" w:cs="仿宋"/>
          <w:sz w:val="28"/>
          <w:szCs w:val="28"/>
          <w:highlight w:val="none"/>
        </w:rPr>
        <w:t>。</w:t>
      </w:r>
      <w:r>
        <w:rPr>
          <w:rFonts w:hint="eastAsia" w:ascii="仿宋" w:hAnsi="仿宋" w:eastAsia="仿宋" w:cs="仿宋"/>
          <w:b/>
          <w:sz w:val="28"/>
          <w:szCs w:val="28"/>
          <w:highlight w:val="none"/>
        </w:rPr>
        <w:t xml:space="preserve"> </w:t>
      </w:r>
    </w:p>
    <w:p>
      <w:pPr>
        <w:numPr>
          <w:ilvl w:val="0"/>
          <w:numId w:val="0"/>
        </w:numPr>
        <w:tabs>
          <w:tab w:val="left" w:pos="1995"/>
        </w:tabs>
        <w:spacing w:line="480" w:lineRule="exact"/>
        <w:ind w:left="0" w:leftChars="0" w:firstLine="562" w:firstLineChars="200"/>
        <w:rPr>
          <w:rFonts w:hint="eastAsia" w:ascii="仿宋" w:hAnsi="仿宋" w:eastAsia="仿宋" w:cs="仿宋"/>
          <w:b/>
          <w:bCs/>
          <w:sz w:val="28"/>
          <w:szCs w:val="28"/>
          <w:highlight w:val="none"/>
        </w:rPr>
      </w:pPr>
      <w:r>
        <w:rPr>
          <w:rFonts w:hint="eastAsia" w:ascii="仿宋" w:hAnsi="仿宋" w:eastAsia="仿宋" w:cs="仿宋"/>
          <w:b/>
          <w:sz w:val="28"/>
          <w:szCs w:val="28"/>
          <w:highlight w:val="none"/>
          <w:lang w:val="en-US" w:eastAsia="zh-CN"/>
        </w:rPr>
        <w:t xml:space="preserve">第十九条  </w:t>
      </w:r>
      <w:r>
        <w:rPr>
          <w:rFonts w:hint="eastAsia" w:ascii="仿宋" w:hAnsi="仿宋" w:eastAsia="仿宋" w:cs="仿宋"/>
          <w:b/>
          <w:sz w:val="28"/>
          <w:szCs w:val="28"/>
          <w:highlight w:val="none"/>
        </w:rPr>
        <w:t>解释部门</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本操作规程由总行公司业务部负责解释。</w:t>
      </w:r>
    </w:p>
    <w:p>
      <w:pPr>
        <w:numPr>
          <w:ilvl w:val="0"/>
          <w:numId w:val="0"/>
        </w:numPr>
        <w:tabs>
          <w:tab w:val="left" w:pos="1995"/>
        </w:tabs>
        <w:spacing w:line="480" w:lineRule="exact"/>
        <w:ind w:left="0" w:leftChars="0" w:firstLine="562" w:firstLineChars="200"/>
        <w:rPr>
          <w:rFonts w:hint="eastAsia" w:ascii="仿宋" w:hAnsi="仿宋" w:eastAsia="仿宋" w:cs="仿宋"/>
          <w:b/>
          <w:sz w:val="28"/>
          <w:szCs w:val="28"/>
          <w:highlight w:val="none"/>
        </w:rPr>
      </w:pPr>
      <w:r>
        <w:rPr>
          <w:rFonts w:hint="eastAsia" w:ascii="仿宋" w:hAnsi="仿宋" w:eastAsia="仿宋" w:cs="仿宋"/>
          <w:b/>
          <w:sz w:val="28"/>
          <w:szCs w:val="28"/>
          <w:highlight w:val="none"/>
          <w:lang w:val="en-US" w:eastAsia="zh-CN"/>
        </w:rPr>
        <w:t xml:space="preserve">第二十条 </w:t>
      </w:r>
      <w:r>
        <w:rPr>
          <w:rFonts w:hint="eastAsia" w:ascii="仿宋" w:hAnsi="仿宋" w:eastAsia="仿宋" w:cs="仿宋"/>
          <w:b/>
          <w:sz w:val="28"/>
          <w:szCs w:val="28"/>
          <w:highlight w:val="none"/>
        </w:rPr>
        <w:t xml:space="preserve"> 实施日期</w:t>
      </w:r>
    </w:p>
    <w:p>
      <w:pPr>
        <w:tabs>
          <w:tab w:val="left" w:pos="1995"/>
        </w:tabs>
        <w:spacing w:line="480" w:lineRule="exact"/>
        <w:ind w:firstLine="560" w:firstLineChars="200"/>
        <w:rPr>
          <w:rFonts w:hint="eastAsia" w:ascii="仿宋" w:hAnsi="仿宋" w:eastAsia="仿宋" w:cs="仿宋"/>
          <w:b/>
          <w:sz w:val="28"/>
          <w:szCs w:val="28"/>
          <w:highlight w:val="none"/>
        </w:rPr>
      </w:pPr>
      <w:r>
        <w:rPr>
          <w:rFonts w:hint="eastAsia" w:ascii="仿宋" w:hAnsi="仿宋" w:eastAsia="仿宋" w:cs="仿宋"/>
          <w:sz w:val="28"/>
          <w:szCs w:val="28"/>
          <w:highlight w:val="none"/>
        </w:rPr>
        <w:t>本操作规程自印发之日起施行。</w:t>
      </w:r>
    </w:p>
    <w:p>
      <w:pPr>
        <w:numPr>
          <w:ilvl w:val="0"/>
          <w:numId w:val="0"/>
        </w:numPr>
        <w:tabs>
          <w:tab w:val="left" w:pos="1995"/>
        </w:tabs>
        <w:spacing w:line="480" w:lineRule="exact"/>
        <w:ind w:left="0" w:leftChars="0" w:firstLine="562" w:firstLineChars="200"/>
        <w:rPr>
          <w:rFonts w:hint="eastAsia" w:ascii="仿宋" w:hAnsi="仿宋" w:eastAsia="仿宋" w:cs="仿宋"/>
          <w:b/>
          <w:sz w:val="28"/>
          <w:szCs w:val="28"/>
          <w:highlight w:val="none"/>
        </w:rPr>
      </w:pPr>
      <w:r>
        <w:rPr>
          <w:rFonts w:hint="eastAsia" w:ascii="仿宋" w:hAnsi="仿宋" w:eastAsia="仿宋" w:cs="仿宋"/>
          <w:b/>
          <w:bCs/>
          <w:color w:val="000000"/>
          <w:sz w:val="28"/>
          <w:szCs w:val="28"/>
          <w:highlight w:val="none"/>
          <w:lang w:val="en-US" w:eastAsia="zh-CN"/>
        </w:rPr>
        <w:t xml:space="preserve">第二十一条 </w:t>
      </w:r>
      <w:r>
        <w:rPr>
          <w:rFonts w:hint="eastAsia" w:ascii="仿宋" w:hAnsi="仿宋" w:eastAsia="仿宋" w:cs="仿宋"/>
          <w:b/>
          <w:bCs/>
          <w:color w:val="000000"/>
          <w:sz w:val="28"/>
          <w:szCs w:val="28"/>
          <w:highlight w:val="none"/>
        </w:rPr>
        <w:t xml:space="preserve"> 废止规章</w:t>
      </w:r>
    </w:p>
    <w:p>
      <w:pPr>
        <w:spacing w:line="480" w:lineRule="exact"/>
        <w:ind w:firstLine="560" w:firstLineChars="200"/>
        <w:rPr>
          <w:rFonts w:hint="eastAsia" w:ascii="仿宋" w:hAnsi="仿宋" w:eastAsia="仿宋" w:cs="仿宋"/>
          <w:spacing w:val="-2"/>
          <w:sz w:val="28"/>
          <w:szCs w:val="28"/>
          <w:highlight w:val="none"/>
        </w:rPr>
      </w:pPr>
      <w:r>
        <w:rPr>
          <w:rFonts w:hint="eastAsia" w:ascii="仿宋" w:hAnsi="仿宋" w:eastAsia="仿宋" w:cs="仿宋"/>
          <w:sz w:val="28"/>
          <w:szCs w:val="28"/>
          <w:highlight w:val="none"/>
        </w:rPr>
        <w:t>自本操作规程施行之日起，原《上海银行中小企业无还本续贷业务操作规</w:t>
      </w:r>
      <w:r>
        <w:rPr>
          <w:rFonts w:hint="eastAsia" w:ascii="仿宋" w:hAnsi="仿宋" w:eastAsia="仿宋" w:cs="仿宋"/>
          <w:color w:val="000000"/>
          <w:sz w:val="28"/>
          <w:szCs w:val="28"/>
          <w:highlight w:val="none"/>
          <w:shd w:val="clear" w:color="auto" w:fill="auto"/>
        </w:rPr>
        <w:t>程（2024年第2版）》（上银办〔2024〕517号）</w:t>
      </w:r>
      <w:r>
        <w:rPr>
          <w:rFonts w:hint="eastAsia" w:ascii="仿宋" w:hAnsi="仿宋" w:eastAsia="仿宋" w:cs="仿宋"/>
          <w:sz w:val="28"/>
          <w:szCs w:val="28"/>
          <w:highlight w:val="none"/>
        </w:rPr>
        <w:t>废止。</w:t>
      </w:r>
    </w:p>
    <w:p>
      <w:pPr>
        <w:spacing w:line="480" w:lineRule="exact"/>
        <w:rPr>
          <w:rFonts w:ascii="仿宋_GB2312" w:eastAsia="仿宋_GB2312"/>
          <w:spacing w:val="-2"/>
          <w:sz w:val="28"/>
          <w:szCs w:val="28"/>
          <w:highlight w:val="none"/>
        </w:rPr>
      </w:pPr>
    </w:p>
    <w:sectPr>
      <w:footerReference r:id="rId3" w:type="default"/>
      <w:footerReference r:id="rId4" w:type="even"/>
      <w:pgSz w:w="11906" w:h="16838"/>
      <w:pgMar w:top="1587" w:right="1474" w:bottom="1247" w:left="1417"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modern"/>
    <w:pitch w:val="default"/>
    <w:sig w:usb0="E0002AFF" w:usb1="C0007843" w:usb2="00000009" w:usb3="00000000" w:csb0="400001FF" w:csb1="FFFF0000"/>
  </w:font>
  <w:font w:name="楷体_GB2312">
    <w:altName w:val="楷体"/>
    <w:panose1 w:val="0201060903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国标仿宋-GB/T 2312">
    <w:altName w:val="仿宋"/>
    <w:panose1 w:val="02000500000000000000"/>
    <w:charset w:val="86"/>
    <w:family w:val="auto"/>
    <w:pitch w:val="default"/>
    <w:sig w:usb0="800002AF" w:usb1="08476CF8"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3"/>
      </w:rPr>
    </w:pPr>
    <w:r>
      <w:fldChar w:fldCharType="begin"/>
    </w:r>
    <w:r>
      <w:rPr>
        <w:rStyle w:val="13"/>
      </w:rPr>
      <w:instrText xml:space="preserve">PAGE  </w:instrText>
    </w:r>
    <w:r>
      <w:fldChar w:fldCharType="separate"/>
    </w:r>
    <w:r>
      <w:rPr>
        <w:rStyle w:val="13"/>
      </w:rPr>
      <w:t>7</w:t>
    </w:r>
    <w:r>
      <w:fldChar w:fldCharType="end"/>
    </w:r>
  </w:p>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3"/>
      </w:rPr>
    </w:pPr>
    <w:r>
      <w:fldChar w:fldCharType="begin"/>
    </w:r>
    <w:r>
      <w:rPr>
        <w:rStyle w:val="13"/>
      </w:rPr>
      <w:instrText xml:space="preserve">PAGE  </w:instrText>
    </w:r>
    <w:r>
      <w:fldChar w:fldCharType="end"/>
    </w:r>
  </w:p>
  <w:p>
    <w:pPr>
      <w:pStyle w:val="6"/>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周晓清">
    <w15:presenceInfo w15:providerId="None" w15:userId="周晓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KGWebUrl" w:val="http://oa.bosc:15101/shbank/Weboffice?Dpacket=true"/>
  </w:docVars>
  <w:rsids>
    <w:rsidRoot w:val="00051DFE"/>
    <w:rsid w:val="0000232D"/>
    <w:rsid w:val="0001556E"/>
    <w:rsid w:val="00051DFE"/>
    <w:rsid w:val="00060C63"/>
    <w:rsid w:val="0006162E"/>
    <w:rsid w:val="00082B03"/>
    <w:rsid w:val="00097971"/>
    <w:rsid w:val="000B20B7"/>
    <w:rsid w:val="000B57DF"/>
    <w:rsid w:val="000C2C45"/>
    <w:rsid w:val="00132BA8"/>
    <w:rsid w:val="00152502"/>
    <w:rsid w:val="00156082"/>
    <w:rsid w:val="00167E56"/>
    <w:rsid w:val="00177594"/>
    <w:rsid w:val="00183712"/>
    <w:rsid w:val="00191DBE"/>
    <w:rsid w:val="001A7FEC"/>
    <w:rsid w:val="001B7DC0"/>
    <w:rsid w:val="001C4086"/>
    <w:rsid w:val="001E117C"/>
    <w:rsid w:val="001E5CD7"/>
    <w:rsid w:val="001E730F"/>
    <w:rsid w:val="001F007A"/>
    <w:rsid w:val="00217EBD"/>
    <w:rsid w:val="00231AE6"/>
    <w:rsid w:val="002415E9"/>
    <w:rsid w:val="00252A98"/>
    <w:rsid w:val="002678AA"/>
    <w:rsid w:val="002B7279"/>
    <w:rsid w:val="002F1DB3"/>
    <w:rsid w:val="003161CC"/>
    <w:rsid w:val="00345E3D"/>
    <w:rsid w:val="003520D7"/>
    <w:rsid w:val="0036619E"/>
    <w:rsid w:val="003677F9"/>
    <w:rsid w:val="00382082"/>
    <w:rsid w:val="0038791B"/>
    <w:rsid w:val="003961E9"/>
    <w:rsid w:val="003A068E"/>
    <w:rsid w:val="003A783D"/>
    <w:rsid w:val="003B2D62"/>
    <w:rsid w:val="003C4140"/>
    <w:rsid w:val="004143BF"/>
    <w:rsid w:val="0043381B"/>
    <w:rsid w:val="00460253"/>
    <w:rsid w:val="00464C02"/>
    <w:rsid w:val="004849A7"/>
    <w:rsid w:val="004914A8"/>
    <w:rsid w:val="004971B2"/>
    <w:rsid w:val="004A58D3"/>
    <w:rsid w:val="004C4854"/>
    <w:rsid w:val="004D1CE5"/>
    <w:rsid w:val="004F7D7E"/>
    <w:rsid w:val="00521470"/>
    <w:rsid w:val="00541109"/>
    <w:rsid w:val="00566E60"/>
    <w:rsid w:val="00584515"/>
    <w:rsid w:val="00585501"/>
    <w:rsid w:val="00587FE6"/>
    <w:rsid w:val="005F0C6C"/>
    <w:rsid w:val="005F5000"/>
    <w:rsid w:val="005F5071"/>
    <w:rsid w:val="00626283"/>
    <w:rsid w:val="00636DAC"/>
    <w:rsid w:val="00660886"/>
    <w:rsid w:val="00664AD8"/>
    <w:rsid w:val="0067068F"/>
    <w:rsid w:val="00673B00"/>
    <w:rsid w:val="006913B6"/>
    <w:rsid w:val="006F6D7E"/>
    <w:rsid w:val="007553EB"/>
    <w:rsid w:val="007679B7"/>
    <w:rsid w:val="007845FB"/>
    <w:rsid w:val="007A5BC0"/>
    <w:rsid w:val="00803C2B"/>
    <w:rsid w:val="00805A88"/>
    <w:rsid w:val="00814D9C"/>
    <w:rsid w:val="00831ACD"/>
    <w:rsid w:val="00863F14"/>
    <w:rsid w:val="00887792"/>
    <w:rsid w:val="008C1ED4"/>
    <w:rsid w:val="008C5254"/>
    <w:rsid w:val="008C6DB9"/>
    <w:rsid w:val="008E3389"/>
    <w:rsid w:val="00903DD4"/>
    <w:rsid w:val="0090764C"/>
    <w:rsid w:val="00914189"/>
    <w:rsid w:val="00920421"/>
    <w:rsid w:val="009860AD"/>
    <w:rsid w:val="00995A25"/>
    <w:rsid w:val="009A3247"/>
    <w:rsid w:val="009B2082"/>
    <w:rsid w:val="009C2C44"/>
    <w:rsid w:val="00A11666"/>
    <w:rsid w:val="00A15CD7"/>
    <w:rsid w:val="00A21772"/>
    <w:rsid w:val="00A336B8"/>
    <w:rsid w:val="00A33E76"/>
    <w:rsid w:val="00A71B7D"/>
    <w:rsid w:val="00A8265A"/>
    <w:rsid w:val="00A86326"/>
    <w:rsid w:val="00A970C9"/>
    <w:rsid w:val="00AF2A47"/>
    <w:rsid w:val="00B23ACC"/>
    <w:rsid w:val="00B630F6"/>
    <w:rsid w:val="00BA50B4"/>
    <w:rsid w:val="00BA7E0D"/>
    <w:rsid w:val="00BB70D9"/>
    <w:rsid w:val="00BC041A"/>
    <w:rsid w:val="00BD0424"/>
    <w:rsid w:val="00BE422C"/>
    <w:rsid w:val="00BE7374"/>
    <w:rsid w:val="00C116B4"/>
    <w:rsid w:val="00C12370"/>
    <w:rsid w:val="00C21D28"/>
    <w:rsid w:val="00C315D4"/>
    <w:rsid w:val="00C70202"/>
    <w:rsid w:val="00C7080B"/>
    <w:rsid w:val="00C82540"/>
    <w:rsid w:val="00C82BAD"/>
    <w:rsid w:val="00C863F3"/>
    <w:rsid w:val="00CD7817"/>
    <w:rsid w:val="00D01EA9"/>
    <w:rsid w:val="00D4795C"/>
    <w:rsid w:val="00D52AFE"/>
    <w:rsid w:val="00D5591B"/>
    <w:rsid w:val="00DA4FEE"/>
    <w:rsid w:val="00DB4BD5"/>
    <w:rsid w:val="00DD315E"/>
    <w:rsid w:val="00E07862"/>
    <w:rsid w:val="00E36724"/>
    <w:rsid w:val="00E81362"/>
    <w:rsid w:val="00EB7124"/>
    <w:rsid w:val="00EC61DB"/>
    <w:rsid w:val="00ED5740"/>
    <w:rsid w:val="00EE1860"/>
    <w:rsid w:val="00F372AC"/>
    <w:rsid w:val="00F46D7C"/>
    <w:rsid w:val="00F50F49"/>
    <w:rsid w:val="00F8046F"/>
    <w:rsid w:val="00F97335"/>
    <w:rsid w:val="00FE4DFB"/>
    <w:rsid w:val="00FE6F65"/>
    <w:rsid w:val="02E93536"/>
    <w:rsid w:val="03BB4774"/>
    <w:rsid w:val="044361C7"/>
    <w:rsid w:val="048268C2"/>
    <w:rsid w:val="04F13202"/>
    <w:rsid w:val="05FB05C8"/>
    <w:rsid w:val="06004679"/>
    <w:rsid w:val="06893533"/>
    <w:rsid w:val="06E5712E"/>
    <w:rsid w:val="06E76593"/>
    <w:rsid w:val="079D54D6"/>
    <w:rsid w:val="07DFA85E"/>
    <w:rsid w:val="080239F9"/>
    <w:rsid w:val="08453291"/>
    <w:rsid w:val="0A974CD3"/>
    <w:rsid w:val="0AB70F2C"/>
    <w:rsid w:val="0AD66216"/>
    <w:rsid w:val="0B6E723B"/>
    <w:rsid w:val="0C5F40FB"/>
    <w:rsid w:val="0CDC5E66"/>
    <w:rsid w:val="0CDE4543"/>
    <w:rsid w:val="0D587479"/>
    <w:rsid w:val="0D85074A"/>
    <w:rsid w:val="0E2C1AE2"/>
    <w:rsid w:val="0FB87C8C"/>
    <w:rsid w:val="0FDC6FD1"/>
    <w:rsid w:val="1108121D"/>
    <w:rsid w:val="121E3C9D"/>
    <w:rsid w:val="12554EAC"/>
    <w:rsid w:val="13334E18"/>
    <w:rsid w:val="1365757C"/>
    <w:rsid w:val="149119FA"/>
    <w:rsid w:val="15605A7F"/>
    <w:rsid w:val="15672800"/>
    <w:rsid w:val="162B0FD3"/>
    <w:rsid w:val="167A4756"/>
    <w:rsid w:val="1700564B"/>
    <w:rsid w:val="17DB616D"/>
    <w:rsid w:val="19F0676A"/>
    <w:rsid w:val="1ACD4D42"/>
    <w:rsid w:val="1B641F0E"/>
    <w:rsid w:val="1BB818C9"/>
    <w:rsid w:val="1D4855E7"/>
    <w:rsid w:val="1E656451"/>
    <w:rsid w:val="1EC40635"/>
    <w:rsid w:val="1EC959D0"/>
    <w:rsid w:val="1EF2077B"/>
    <w:rsid w:val="2000544E"/>
    <w:rsid w:val="2025709D"/>
    <w:rsid w:val="20F235F6"/>
    <w:rsid w:val="21853B45"/>
    <w:rsid w:val="21FC3A0C"/>
    <w:rsid w:val="22F677F3"/>
    <w:rsid w:val="23186C22"/>
    <w:rsid w:val="23283B97"/>
    <w:rsid w:val="24864B60"/>
    <w:rsid w:val="24C13394"/>
    <w:rsid w:val="258DEAA8"/>
    <w:rsid w:val="25F2D903"/>
    <w:rsid w:val="26500BBA"/>
    <w:rsid w:val="267D68C7"/>
    <w:rsid w:val="26812189"/>
    <w:rsid w:val="26BE076A"/>
    <w:rsid w:val="27097823"/>
    <w:rsid w:val="28E22CAD"/>
    <w:rsid w:val="29172375"/>
    <w:rsid w:val="2A04056B"/>
    <w:rsid w:val="2B7D0B11"/>
    <w:rsid w:val="2C024023"/>
    <w:rsid w:val="2C3F0C90"/>
    <w:rsid w:val="2C6C0DE2"/>
    <w:rsid w:val="2CE50D2C"/>
    <w:rsid w:val="2D49656D"/>
    <w:rsid w:val="2D780E45"/>
    <w:rsid w:val="2E0C7C58"/>
    <w:rsid w:val="2E34286D"/>
    <w:rsid w:val="2E4A15B7"/>
    <w:rsid w:val="2E91112C"/>
    <w:rsid w:val="2FF71531"/>
    <w:rsid w:val="2FFEE31C"/>
    <w:rsid w:val="30A20A7E"/>
    <w:rsid w:val="31A522C5"/>
    <w:rsid w:val="31E756D4"/>
    <w:rsid w:val="31F404D8"/>
    <w:rsid w:val="320C0D25"/>
    <w:rsid w:val="33075D99"/>
    <w:rsid w:val="336D68D5"/>
    <w:rsid w:val="337E0706"/>
    <w:rsid w:val="34E37B71"/>
    <w:rsid w:val="35B61731"/>
    <w:rsid w:val="369B6AD3"/>
    <w:rsid w:val="36D31966"/>
    <w:rsid w:val="37505E17"/>
    <w:rsid w:val="378F51D0"/>
    <w:rsid w:val="37ABF012"/>
    <w:rsid w:val="37C998F0"/>
    <w:rsid w:val="37D50463"/>
    <w:rsid w:val="37DA2CBF"/>
    <w:rsid w:val="37DE0B75"/>
    <w:rsid w:val="382171FA"/>
    <w:rsid w:val="383E1D38"/>
    <w:rsid w:val="3861431A"/>
    <w:rsid w:val="387A5F70"/>
    <w:rsid w:val="388A15EC"/>
    <w:rsid w:val="389C745A"/>
    <w:rsid w:val="3B5724AC"/>
    <w:rsid w:val="3B7A74B4"/>
    <w:rsid w:val="3BF1DE5E"/>
    <w:rsid w:val="3CD14CDA"/>
    <w:rsid w:val="3D864586"/>
    <w:rsid w:val="3DBDA44C"/>
    <w:rsid w:val="3ED95DAF"/>
    <w:rsid w:val="3EE5F83A"/>
    <w:rsid w:val="3EFC8375"/>
    <w:rsid w:val="3F7FAD8B"/>
    <w:rsid w:val="3FBD3D21"/>
    <w:rsid w:val="3FF3D696"/>
    <w:rsid w:val="406632A7"/>
    <w:rsid w:val="40E40AA4"/>
    <w:rsid w:val="41047C11"/>
    <w:rsid w:val="415175D8"/>
    <w:rsid w:val="42226B46"/>
    <w:rsid w:val="4253010C"/>
    <w:rsid w:val="426103FA"/>
    <w:rsid w:val="42A54874"/>
    <w:rsid w:val="43203A18"/>
    <w:rsid w:val="446A4122"/>
    <w:rsid w:val="45EF2157"/>
    <w:rsid w:val="46510DC2"/>
    <w:rsid w:val="468B24C9"/>
    <w:rsid w:val="47445C3C"/>
    <w:rsid w:val="47513719"/>
    <w:rsid w:val="477F5421"/>
    <w:rsid w:val="479D51D7"/>
    <w:rsid w:val="47F26FD2"/>
    <w:rsid w:val="48086874"/>
    <w:rsid w:val="4A824F21"/>
    <w:rsid w:val="4BCE129A"/>
    <w:rsid w:val="4BEF8ED7"/>
    <w:rsid w:val="4C0562D0"/>
    <w:rsid w:val="4C8B3493"/>
    <w:rsid w:val="4CDA0442"/>
    <w:rsid w:val="4DA25938"/>
    <w:rsid w:val="4E39719A"/>
    <w:rsid w:val="4F522C4F"/>
    <w:rsid w:val="4FA6761D"/>
    <w:rsid w:val="4FE2CFB2"/>
    <w:rsid w:val="4FF767E1"/>
    <w:rsid w:val="528251DB"/>
    <w:rsid w:val="530308EB"/>
    <w:rsid w:val="533732A5"/>
    <w:rsid w:val="53675CD9"/>
    <w:rsid w:val="537A4DC9"/>
    <w:rsid w:val="53860FDB"/>
    <w:rsid w:val="53C0250C"/>
    <w:rsid w:val="53D22F93"/>
    <w:rsid w:val="5567683F"/>
    <w:rsid w:val="55BF4326"/>
    <w:rsid w:val="55CF649D"/>
    <w:rsid w:val="56F422F2"/>
    <w:rsid w:val="57716421"/>
    <w:rsid w:val="57A829D8"/>
    <w:rsid w:val="57EC77D7"/>
    <w:rsid w:val="587E5C04"/>
    <w:rsid w:val="59F106AC"/>
    <w:rsid w:val="59FB3234"/>
    <w:rsid w:val="5A5E5157"/>
    <w:rsid w:val="5A920A15"/>
    <w:rsid w:val="5BBF80B2"/>
    <w:rsid w:val="5BFDBF48"/>
    <w:rsid w:val="5C8E5EF2"/>
    <w:rsid w:val="5CD603CE"/>
    <w:rsid w:val="5DBB6B2E"/>
    <w:rsid w:val="5EA51C0B"/>
    <w:rsid w:val="5EA74D14"/>
    <w:rsid w:val="5F6768F1"/>
    <w:rsid w:val="5FA638E3"/>
    <w:rsid w:val="5FFFEFC1"/>
    <w:rsid w:val="62241452"/>
    <w:rsid w:val="622752C7"/>
    <w:rsid w:val="63D70416"/>
    <w:rsid w:val="63E93BE4"/>
    <w:rsid w:val="63F30530"/>
    <w:rsid w:val="640F70E1"/>
    <w:rsid w:val="65443D24"/>
    <w:rsid w:val="65836AB6"/>
    <w:rsid w:val="65B12650"/>
    <w:rsid w:val="66783202"/>
    <w:rsid w:val="6758232F"/>
    <w:rsid w:val="682C5654"/>
    <w:rsid w:val="68393A26"/>
    <w:rsid w:val="686B3DDA"/>
    <w:rsid w:val="698372F7"/>
    <w:rsid w:val="698C6739"/>
    <w:rsid w:val="69F667F3"/>
    <w:rsid w:val="6AAF69E1"/>
    <w:rsid w:val="6AEE39F4"/>
    <w:rsid w:val="6B517C6B"/>
    <w:rsid w:val="6B53B009"/>
    <w:rsid w:val="6B68614A"/>
    <w:rsid w:val="6BD055EC"/>
    <w:rsid w:val="6BDF5023"/>
    <w:rsid w:val="6BE20E6E"/>
    <w:rsid w:val="6C467948"/>
    <w:rsid w:val="6C8A14B7"/>
    <w:rsid w:val="6D0C6800"/>
    <w:rsid w:val="6D7531D3"/>
    <w:rsid w:val="6DDA2AF1"/>
    <w:rsid w:val="6DE83B49"/>
    <w:rsid w:val="6E3F6161"/>
    <w:rsid w:val="6EE25989"/>
    <w:rsid w:val="6F7D2BE5"/>
    <w:rsid w:val="7033502B"/>
    <w:rsid w:val="716F26C3"/>
    <w:rsid w:val="72924C7A"/>
    <w:rsid w:val="72D444F2"/>
    <w:rsid w:val="73515AA8"/>
    <w:rsid w:val="73B47106"/>
    <w:rsid w:val="740C4222"/>
    <w:rsid w:val="75534C91"/>
    <w:rsid w:val="760D28CD"/>
    <w:rsid w:val="76440CBA"/>
    <w:rsid w:val="764E467A"/>
    <w:rsid w:val="76E42652"/>
    <w:rsid w:val="78763DC4"/>
    <w:rsid w:val="78AF318A"/>
    <w:rsid w:val="7A24450F"/>
    <w:rsid w:val="7AEF5CD5"/>
    <w:rsid w:val="7AF73E39"/>
    <w:rsid w:val="7AFD7C25"/>
    <w:rsid w:val="7B437884"/>
    <w:rsid w:val="7B613F60"/>
    <w:rsid w:val="7B77226E"/>
    <w:rsid w:val="7B7B4B88"/>
    <w:rsid w:val="7B83A54F"/>
    <w:rsid w:val="7BEDE1B6"/>
    <w:rsid w:val="7BFD660F"/>
    <w:rsid w:val="7C1B2FDD"/>
    <w:rsid w:val="7D636455"/>
    <w:rsid w:val="7D770B58"/>
    <w:rsid w:val="7DBFDA8C"/>
    <w:rsid w:val="7DF62320"/>
    <w:rsid w:val="7DFB168D"/>
    <w:rsid w:val="7F578A2A"/>
    <w:rsid w:val="7F990706"/>
    <w:rsid w:val="7FB3AB7A"/>
    <w:rsid w:val="7FB711F2"/>
    <w:rsid w:val="7FBDDBE2"/>
    <w:rsid w:val="7FC37226"/>
    <w:rsid w:val="7FEF3629"/>
    <w:rsid w:val="7FFFD546"/>
    <w:rsid w:val="8F29DAF7"/>
    <w:rsid w:val="B4DF5CBE"/>
    <w:rsid w:val="B7ABA1DC"/>
    <w:rsid w:val="B9AC6E4C"/>
    <w:rsid w:val="BEF22A5B"/>
    <w:rsid w:val="BFB35B7E"/>
    <w:rsid w:val="C26F37ED"/>
    <w:rsid w:val="C8DCCD40"/>
    <w:rsid w:val="CBE79D24"/>
    <w:rsid w:val="D0DF03C3"/>
    <w:rsid w:val="D17F2176"/>
    <w:rsid w:val="D6F538C8"/>
    <w:rsid w:val="D7FDFCCD"/>
    <w:rsid w:val="D80AE07F"/>
    <w:rsid w:val="DAAFBC76"/>
    <w:rsid w:val="DAFBE676"/>
    <w:rsid w:val="DB0FD5AD"/>
    <w:rsid w:val="DDE4B51C"/>
    <w:rsid w:val="DE9A3057"/>
    <w:rsid w:val="DFE78DBB"/>
    <w:rsid w:val="E75BD2E2"/>
    <w:rsid w:val="E75FEDB9"/>
    <w:rsid w:val="EADF2D5C"/>
    <w:rsid w:val="EDD729B4"/>
    <w:rsid w:val="EFBE8EFF"/>
    <w:rsid w:val="EFBF3D75"/>
    <w:rsid w:val="EFFAE4EF"/>
    <w:rsid w:val="F3D5ADE5"/>
    <w:rsid w:val="F46F75FD"/>
    <w:rsid w:val="F5BC692E"/>
    <w:rsid w:val="F5DB88EF"/>
    <w:rsid w:val="F667F145"/>
    <w:rsid w:val="F6F23B95"/>
    <w:rsid w:val="F7DFFB2E"/>
    <w:rsid w:val="F87D607B"/>
    <w:rsid w:val="FB372C89"/>
    <w:rsid w:val="FB52EB38"/>
    <w:rsid w:val="FBBE2638"/>
    <w:rsid w:val="FBF77C09"/>
    <w:rsid w:val="FBFEE475"/>
    <w:rsid w:val="FEF75685"/>
    <w:rsid w:val="FF5F1CEA"/>
    <w:rsid w:val="FF734E81"/>
    <w:rsid w:val="FF969E89"/>
    <w:rsid w:val="FFDF8B06"/>
    <w:rsid w:val="FFF719B0"/>
    <w:rsid w:val="FFFEB94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ocked="1"/>
    <w:lsdException w:uiPriority="99" w:name="footnote text" w:locked="1"/>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ocked="1"/>
    <w:lsdException w:qFormat="1" w:uiPriority="0" w:name="caption"/>
    <w:lsdException w:uiPriority="99" w:name="table of figures" w:locked="1"/>
    <w:lsdException w:uiPriority="99" w:name="envelope address" w:locked="1"/>
    <w:lsdException w:uiPriority="99" w:name="envelope return" w:locked="1"/>
    <w:lsdException w:uiPriority="99" w:name="footnote reference" w:locked="1"/>
    <w:lsdException w:qFormat="1" w:unhideWhenUsed="0" w:uiPriority="99" w:name="annotation reference"/>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0" w:semiHidden="0" w:name="Title"/>
    <w:lsdException w:uiPriority="99" w:name="Closing" w:locked="1"/>
    <w:lsdException w:uiPriority="99" w:name="Signature" w:locked="1"/>
    <w:lsdException w:qFormat="1" w:unhideWhenUsed="0" w:uiPriority="99" w:name="Default Paragraph Font"/>
    <w:lsdException w:uiPriority="99" w:name="Body Text" w:locked="1"/>
    <w:lsdException w:qFormat="1" w:unhideWhenUsed="0" w:uiPriority="99" w:semiHidden="0" w:name="Body Text Indent"/>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0" w:semiHidden="0" w:name="Subtitle"/>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name="Hyperlink" w:locked="1"/>
    <w:lsdException w:uiPriority="99" w:name="FollowedHyperlink" w:locked="1"/>
    <w:lsdException w:qFormat="1" w:unhideWhenUsed="0" w:uiPriority="0" w:semiHidden="0" w:name="Strong"/>
    <w:lsdException w:qFormat="1" w:unhideWhenUsed="0" w:uiPriority="0" w:semiHidden="0" w:name="Emphasis"/>
    <w:lsdException w:uiPriority="99" w:name="Document Map" w:locked="1"/>
    <w:lsdException w:qFormat="1" w:unhideWhenUsed="0" w:uiPriority="99" w:semiHidden="0" w:name="Plain Text"/>
    <w:lsdException w:uiPriority="99" w:name="E-mail Signature" w:locked="1"/>
    <w:lsdException w:qFormat="1" w:unhideWhenUsed="0" w:uiPriority="99" w:semiHidden="0"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semiHidden="0" w:name="Normal Table"/>
    <w:lsdException w:qFormat="1" w:unhideWhenUsed="0" w:uiPriority="99"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sdException w:unhideWhenUsed="0" w:uiPriority="0"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11">
    <w:name w:val="Default Paragraph Font"/>
    <w:semiHidden/>
    <w:qFormat/>
    <w:uiPriority w:val="99"/>
  </w:style>
  <w:style w:type="table" w:default="1" w:styleId="10">
    <w:name w:val="Normal Table"/>
    <w:unhideWhenUsed/>
    <w:qFormat/>
    <w:uiPriority w:val="99"/>
    <w:tblPr>
      <w:tblStyle w:val="10"/>
      <w:tblCellMar>
        <w:top w:w="0" w:type="dxa"/>
        <w:left w:w="108" w:type="dxa"/>
        <w:bottom w:w="0" w:type="dxa"/>
        <w:right w:w="108" w:type="dxa"/>
      </w:tblCellMar>
    </w:tblPr>
  </w:style>
  <w:style w:type="paragraph" w:styleId="2">
    <w:name w:val="annotation text"/>
    <w:basedOn w:val="1"/>
    <w:link w:val="15"/>
    <w:semiHidden/>
    <w:qFormat/>
    <w:uiPriority w:val="99"/>
    <w:pPr>
      <w:jc w:val="left"/>
    </w:pPr>
  </w:style>
  <w:style w:type="paragraph" w:styleId="3">
    <w:name w:val="Body Text Indent"/>
    <w:basedOn w:val="1"/>
    <w:link w:val="16"/>
    <w:qFormat/>
    <w:uiPriority w:val="99"/>
    <w:pPr>
      <w:spacing w:line="360" w:lineRule="auto"/>
      <w:ind w:firstLine="480" w:firstLineChars="200"/>
    </w:pPr>
    <w:rPr>
      <w:rFonts w:ascii="Times New Roman" w:hAnsi="Times New Roman"/>
      <w:kern w:val="0"/>
      <w:sz w:val="24"/>
      <w:szCs w:val="24"/>
      <w:lang w:val="zh-CN"/>
    </w:rPr>
  </w:style>
  <w:style w:type="paragraph" w:styleId="4">
    <w:name w:val="Plain Text"/>
    <w:basedOn w:val="1"/>
    <w:link w:val="17"/>
    <w:qFormat/>
    <w:uiPriority w:val="99"/>
    <w:rPr>
      <w:rFonts w:ascii="宋体" w:hAnsi="Courier New"/>
      <w:color w:val="000000"/>
      <w:szCs w:val="20"/>
    </w:rPr>
  </w:style>
  <w:style w:type="paragraph" w:styleId="5">
    <w:name w:val="Balloon Text"/>
    <w:basedOn w:val="1"/>
    <w:link w:val="18"/>
    <w:semiHidden/>
    <w:qFormat/>
    <w:uiPriority w:val="99"/>
    <w:rPr>
      <w:sz w:val="18"/>
      <w:szCs w:val="18"/>
    </w:rPr>
  </w:style>
  <w:style w:type="paragraph" w:styleId="6">
    <w:name w:val="footer"/>
    <w:basedOn w:val="1"/>
    <w:link w:val="19"/>
    <w:qFormat/>
    <w:uiPriority w:val="99"/>
    <w:pPr>
      <w:tabs>
        <w:tab w:val="center" w:pos="4153"/>
        <w:tab w:val="right" w:pos="8306"/>
      </w:tabs>
      <w:snapToGrid w:val="0"/>
      <w:jc w:val="left"/>
    </w:pPr>
    <w:rPr>
      <w:kern w:val="0"/>
      <w:sz w:val="18"/>
      <w:szCs w:val="18"/>
      <w:lang w:val="zh-CN"/>
    </w:rPr>
  </w:style>
  <w:style w:type="paragraph" w:styleId="7">
    <w:name w:val="header"/>
    <w:basedOn w:val="1"/>
    <w:link w:val="20"/>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9">
    <w:name w:val="annotation subject"/>
    <w:basedOn w:val="2"/>
    <w:next w:val="2"/>
    <w:link w:val="21"/>
    <w:semiHidden/>
    <w:qFormat/>
    <w:uiPriority w:val="99"/>
    <w:rPr>
      <w:b/>
      <w:bCs/>
    </w:rPr>
  </w:style>
  <w:style w:type="character" w:styleId="12">
    <w:name w:val="Strong"/>
    <w:qFormat/>
    <w:uiPriority w:val="0"/>
    <w:rPr>
      <w:b/>
    </w:rPr>
  </w:style>
  <w:style w:type="character" w:styleId="13">
    <w:name w:val="page number"/>
    <w:qFormat/>
    <w:uiPriority w:val="99"/>
    <w:rPr>
      <w:rFonts w:cs="Times New Roman"/>
    </w:rPr>
  </w:style>
  <w:style w:type="character" w:styleId="14">
    <w:name w:val="annotation reference"/>
    <w:semiHidden/>
    <w:qFormat/>
    <w:uiPriority w:val="99"/>
    <w:rPr>
      <w:rFonts w:cs="Times New Roman"/>
      <w:sz w:val="21"/>
      <w:szCs w:val="21"/>
    </w:rPr>
  </w:style>
  <w:style w:type="character" w:customStyle="1" w:styleId="15">
    <w:name w:val="批注文字 Char"/>
    <w:link w:val="2"/>
    <w:semiHidden/>
    <w:qFormat/>
    <w:locked/>
    <w:uiPriority w:val="99"/>
    <w:rPr>
      <w:rFonts w:ascii="Calibri" w:hAnsi="Calibri" w:eastAsia="宋体" w:cs="Times New Roman"/>
      <w:kern w:val="2"/>
      <w:sz w:val="22"/>
      <w:szCs w:val="22"/>
    </w:rPr>
  </w:style>
  <w:style w:type="character" w:customStyle="1" w:styleId="16">
    <w:name w:val="正文文本缩进 Char"/>
    <w:link w:val="3"/>
    <w:qFormat/>
    <w:locked/>
    <w:uiPriority w:val="99"/>
    <w:rPr>
      <w:rFonts w:ascii="Times New Roman" w:hAnsi="Times New Roman" w:eastAsia="宋体" w:cs="Times New Roman"/>
      <w:kern w:val="0"/>
      <w:sz w:val="24"/>
      <w:szCs w:val="24"/>
      <w:lang w:val="zh-CN" w:eastAsia="zh-CN"/>
    </w:rPr>
  </w:style>
  <w:style w:type="character" w:customStyle="1" w:styleId="17">
    <w:name w:val="纯文本 Char"/>
    <w:link w:val="4"/>
    <w:semiHidden/>
    <w:qFormat/>
    <w:locked/>
    <w:uiPriority w:val="99"/>
    <w:rPr>
      <w:rFonts w:ascii="宋体" w:hAnsi="Courier New" w:cs="Courier New"/>
      <w:sz w:val="21"/>
      <w:szCs w:val="21"/>
    </w:rPr>
  </w:style>
  <w:style w:type="character" w:customStyle="1" w:styleId="18">
    <w:name w:val="批注框文本 Char"/>
    <w:link w:val="5"/>
    <w:semiHidden/>
    <w:qFormat/>
    <w:locked/>
    <w:uiPriority w:val="99"/>
    <w:rPr>
      <w:rFonts w:ascii="Calibri" w:hAnsi="Calibri" w:eastAsia="宋体" w:cs="Times New Roman"/>
      <w:sz w:val="18"/>
      <w:szCs w:val="18"/>
    </w:rPr>
  </w:style>
  <w:style w:type="character" w:customStyle="1" w:styleId="19">
    <w:name w:val="页脚 Char"/>
    <w:link w:val="6"/>
    <w:qFormat/>
    <w:locked/>
    <w:uiPriority w:val="99"/>
    <w:rPr>
      <w:rFonts w:ascii="Calibri" w:hAnsi="Calibri" w:eastAsia="宋体" w:cs="Times New Roman"/>
      <w:kern w:val="0"/>
      <w:sz w:val="18"/>
      <w:szCs w:val="18"/>
      <w:lang w:val="zh-CN" w:eastAsia="zh-CN"/>
    </w:rPr>
  </w:style>
  <w:style w:type="character" w:customStyle="1" w:styleId="20">
    <w:name w:val="页眉 Char"/>
    <w:link w:val="7"/>
    <w:qFormat/>
    <w:locked/>
    <w:uiPriority w:val="99"/>
    <w:rPr>
      <w:rFonts w:ascii="Calibri" w:hAnsi="Calibri" w:eastAsia="宋体" w:cs="Times New Roman"/>
      <w:sz w:val="18"/>
      <w:szCs w:val="18"/>
    </w:rPr>
  </w:style>
  <w:style w:type="character" w:customStyle="1" w:styleId="21">
    <w:name w:val="批注主题 Char"/>
    <w:link w:val="9"/>
    <w:semiHidden/>
    <w:qFormat/>
    <w:locked/>
    <w:uiPriority w:val="99"/>
    <w:rPr>
      <w:b/>
      <w:bCs/>
    </w:rPr>
  </w:style>
  <w:style w:type="paragraph" w:styleId="22">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4157</Words>
  <Characters>4251</Characters>
  <Lines>35</Lines>
  <Paragraphs>9</Paragraphs>
  <TotalTime>0</TotalTime>
  <ScaleCrop>false</ScaleCrop>
  <LinksUpToDate>false</LinksUpToDate>
  <CharactersWithSpaces>4311</CharactersWithSpaces>
  <Application>WPS Office_11.8.2.12316_F1E327BC-269C-435d-A152-05C5408002CA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2022-04-06T18:49:00Z</dcterms:created>
  <dc:creator>罗兵 （总行小企业金融服务中心）</dc:creator>
  <cp:lastModifiedBy>张 亮</cp:lastModifiedBy>
  <cp:lastPrinted>2024-12-07T19:04:00Z</cp:lastPrinted>
  <dcterms:modified xsi:type="dcterms:W3CDTF">2026-03-20T09:01:48Z</dcterms:modified>
  <dc:title>附件1：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2052-11.8.2.12316</vt:lpwstr>
  </property>
  <property fmtid="{D5CDD505-2E9C-101B-9397-08002B2CF9AE}" pid="3" name="ICV">
    <vt:lpwstr>4C48A81F204D4A8A8AC8ED7B12033948</vt:lpwstr>
  </property>
</Properties>
</file>