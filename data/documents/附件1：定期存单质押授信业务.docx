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35441" w14:textId="77777777" w:rsidR="00531F4B" w:rsidRDefault="00000000">
      <w:pPr>
        <w:snapToGrid w:val="0"/>
        <w:spacing w:line="480" w:lineRule="exact"/>
        <w:rPr>
          <w:rFonts w:ascii="黑体" w:eastAsia="黑体" w:hAnsi="黑体" w:cs="黑体" w:hint="eastAsia"/>
          <w:sz w:val="28"/>
          <w:szCs w:val="28"/>
        </w:rPr>
      </w:pPr>
      <w:r>
        <w:rPr>
          <w:rFonts w:ascii="黑体" w:eastAsia="黑体" w:hAnsi="黑体" w:cs="黑体" w:hint="eastAsia"/>
          <w:sz w:val="28"/>
          <w:szCs w:val="28"/>
        </w:rPr>
        <w:t>附件1</w:t>
      </w:r>
    </w:p>
    <w:p w14:paraId="2BC40FB1" w14:textId="77777777" w:rsidR="00531F4B" w:rsidRDefault="00531F4B">
      <w:pPr>
        <w:snapToGrid w:val="0"/>
        <w:spacing w:line="480" w:lineRule="exact"/>
        <w:rPr>
          <w:rFonts w:ascii="仿宋_GB2312" w:eastAsia="仿宋_GB2312"/>
          <w:sz w:val="28"/>
          <w:szCs w:val="28"/>
        </w:rPr>
      </w:pPr>
    </w:p>
    <w:p w14:paraId="1B9AB71F" w14:textId="2B5DA45D" w:rsidR="00531F4B" w:rsidRDefault="00000000">
      <w:pPr>
        <w:snapToGrid w:val="0"/>
        <w:spacing w:line="480" w:lineRule="exact"/>
        <w:jc w:val="center"/>
        <w:rPr>
          <w:rFonts w:ascii="宋体" w:hAnsi="宋体" w:cs="宋体" w:hint="eastAsia"/>
          <w:b/>
          <w:sz w:val="32"/>
          <w:szCs w:val="32"/>
        </w:rPr>
      </w:pPr>
      <w:del w:id="0" w:author="Kexin" w:date="2026-08-26T08:59:00Z">
        <w:r w:rsidDel="0006450E">
          <w:rPr>
            <w:rFonts w:ascii="宋体" w:hAnsi="宋体" w:cs="宋体" w:hint="eastAsia"/>
            <w:b/>
            <w:sz w:val="32"/>
            <w:szCs w:val="32"/>
          </w:rPr>
          <w:delText>上海银行</w:delText>
        </w:r>
      </w:del>
      <w:ins w:id="1" w:author="Kexin" w:date="2026-08-26T08:59:00Z">
        <w:r w:rsidR="0006450E">
          <w:rPr>
            <w:rFonts w:ascii="宋体" w:hAnsi="宋体" w:cs="宋体" w:hint="eastAsia"/>
            <w:b/>
            <w:sz w:val="32"/>
            <w:szCs w:val="32"/>
          </w:rPr>
          <w:t>xx银行</w:t>
        </w:r>
      </w:ins>
      <w:r>
        <w:rPr>
          <w:rFonts w:ascii="宋体" w:hAnsi="宋体" w:cs="宋体" w:hint="eastAsia"/>
          <w:b/>
          <w:sz w:val="32"/>
          <w:szCs w:val="32"/>
        </w:rPr>
        <w:t>单位定期存单质押授信业务操作规程（2025年版）</w:t>
      </w:r>
    </w:p>
    <w:p w14:paraId="196FCE1F" w14:textId="77777777" w:rsidR="00531F4B" w:rsidDel="0006450E" w:rsidRDefault="00531F4B">
      <w:pPr>
        <w:snapToGrid w:val="0"/>
        <w:spacing w:line="480" w:lineRule="exact"/>
        <w:rPr>
          <w:del w:id="2" w:author="Kexin" w:date="2026-08-26T09:00:00Z"/>
        </w:rPr>
      </w:pPr>
    </w:p>
    <w:p w14:paraId="71433507" w14:textId="41FC5A68" w:rsidR="00531F4B" w:rsidDel="0006450E" w:rsidRDefault="00000000">
      <w:pPr>
        <w:snapToGrid w:val="0"/>
        <w:spacing w:line="480" w:lineRule="exact"/>
        <w:rPr>
          <w:del w:id="3" w:author="Kexin" w:date="2026-08-26T09:00:00Z"/>
          <w:rFonts w:ascii="楷体" w:eastAsia="楷体" w:hAnsi="楷体" w:cs="楷体" w:hint="eastAsia"/>
          <w:sz w:val="28"/>
          <w:szCs w:val="28"/>
        </w:rPr>
      </w:pPr>
      <w:del w:id="4" w:author="Kexin" w:date="2026-08-26T09:00:00Z">
        <w:r w:rsidDel="0006450E">
          <w:rPr>
            <w:rFonts w:ascii="楷体" w:eastAsia="楷体" w:hAnsi="楷体" w:cs="楷体" w:hint="eastAsia"/>
            <w:b/>
            <w:sz w:val="28"/>
            <w:szCs w:val="28"/>
          </w:rPr>
          <w:delText>【拟稿部门】</w:delText>
        </w:r>
        <w:r w:rsidDel="0006450E">
          <w:rPr>
            <w:rFonts w:ascii="楷体" w:eastAsia="楷体" w:hAnsi="楷体" w:cs="楷体" w:hint="eastAsia"/>
            <w:sz w:val="28"/>
            <w:szCs w:val="28"/>
          </w:rPr>
          <w:delText>总行公司业务部</w:delText>
        </w:r>
      </w:del>
    </w:p>
    <w:p w14:paraId="3A564F78" w14:textId="0BA4AABB" w:rsidR="00531F4B" w:rsidDel="0006450E" w:rsidRDefault="00000000">
      <w:pPr>
        <w:snapToGrid w:val="0"/>
        <w:spacing w:line="480" w:lineRule="exact"/>
        <w:rPr>
          <w:del w:id="5" w:author="Kexin" w:date="2026-08-26T09:00:00Z"/>
          <w:rFonts w:ascii="楷体" w:eastAsia="楷体" w:hAnsi="楷体" w:cs="楷体" w:hint="eastAsia"/>
          <w:b/>
          <w:sz w:val="28"/>
          <w:szCs w:val="28"/>
        </w:rPr>
      </w:pPr>
      <w:del w:id="6" w:author="Kexin" w:date="2026-08-26T09:00:00Z">
        <w:r w:rsidDel="0006450E">
          <w:rPr>
            <w:rFonts w:ascii="楷体" w:eastAsia="楷体" w:hAnsi="楷体" w:cs="楷体" w:hint="eastAsia"/>
            <w:b/>
            <w:sz w:val="28"/>
            <w:szCs w:val="28"/>
          </w:rPr>
          <w:delText>【发布文号】</w:delText>
        </w:r>
        <w:r w:rsidDel="0006450E">
          <w:rPr>
            <w:rFonts w:ascii="楷体" w:eastAsia="楷体" w:hAnsi="楷体" w:cs="楷体" w:hint="eastAsia"/>
            <w:sz w:val="28"/>
            <w:szCs w:val="28"/>
          </w:rPr>
          <w:delText>上银办〔2025〕150号</w:delText>
        </w:r>
      </w:del>
    </w:p>
    <w:p w14:paraId="1C33873D" w14:textId="03B5D555" w:rsidR="00531F4B" w:rsidDel="0006450E" w:rsidRDefault="00000000">
      <w:pPr>
        <w:snapToGrid w:val="0"/>
        <w:spacing w:line="480" w:lineRule="exact"/>
        <w:rPr>
          <w:del w:id="7" w:author="Kexin" w:date="2026-08-26T09:00:00Z"/>
          <w:rFonts w:ascii="楷体" w:eastAsia="楷体" w:hAnsi="楷体" w:cs="楷体" w:hint="eastAsia"/>
          <w:b/>
          <w:sz w:val="28"/>
          <w:szCs w:val="28"/>
        </w:rPr>
      </w:pPr>
      <w:del w:id="8" w:author="Kexin" w:date="2026-08-26T09:00:00Z">
        <w:r w:rsidDel="0006450E">
          <w:rPr>
            <w:rFonts w:ascii="楷体" w:eastAsia="楷体" w:hAnsi="楷体" w:cs="楷体" w:hint="eastAsia"/>
            <w:b/>
            <w:sz w:val="28"/>
            <w:szCs w:val="28"/>
          </w:rPr>
          <w:delText>【印发日期】</w:delText>
        </w:r>
        <w:r w:rsidDel="0006450E">
          <w:rPr>
            <w:rFonts w:ascii="楷体" w:eastAsia="楷体" w:hAnsi="楷体" w:cs="楷体" w:hint="eastAsia"/>
            <w:sz w:val="28"/>
            <w:szCs w:val="28"/>
          </w:rPr>
          <w:delText>2025年7月18日</w:delText>
        </w:r>
      </w:del>
    </w:p>
    <w:p w14:paraId="7FD7DE10" w14:textId="05CD2585" w:rsidR="00531F4B" w:rsidDel="0006450E" w:rsidRDefault="00000000">
      <w:pPr>
        <w:snapToGrid w:val="0"/>
        <w:spacing w:line="480" w:lineRule="exact"/>
        <w:rPr>
          <w:del w:id="9" w:author="Kexin" w:date="2026-08-26T09:00:00Z"/>
          <w:rFonts w:ascii="楷体" w:eastAsia="楷体" w:hAnsi="楷体" w:cs="楷体" w:hint="eastAsia"/>
          <w:b/>
          <w:sz w:val="28"/>
          <w:szCs w:val="28"/>
        </w:rPr>
      </w:pPr>
      <w:del w:id="10" w:author="Kexin" w:date="2026-08-26T09:00:00Z">
        <w:r w:rsidDel="0006450E">
          <w:rPr>
            <w:rFonts w:ascii="楷体" w:eastAsia="楷体" w:hAnsi="楷体" w:cs="楷体" w:hint="eastAsia"/>
            <w:b/>
            <w:sz w:val="28"/>
            <w:szCs w:val="28"/>
          </w:rPr>
          <w:delText>【生效日期】</w:delText>
        </w:r>
        <w:r w:rsidDel="0006450E">
          <w:rPr>
            <w:rFonts w:ascii="楷体" w:eastAsia="楷体" w:hAnsi="楷体" w:cs="楷体" w:hint="eastAsia"/>
            <w:sz w:val="28"/>
            <w:szCs w:val="28"/>
          </w:rPr>
          <w:delText>2025年7月18日</w:delText>
        </w:r>
      </w:del>
    </w:p>
    <w:p w14:paraId="176F00C7" w14:textId="327F94D0" w:rsidR="00531F4B" w:rsidDel="0006450E" w:rsidRDefault="00000000">
      <w:pPr>
        <w:snapToGrid w:val="0"/>
        <w:spacing w:line="480" w:lineRule="exact"/>
        <w:rPr>
          <w:del w:id="11" w:author="Kexin" w:date="2026-08-26T09:00:00Z"/>
          <w:rFonts w:ascii="楷体" w:eastAsia="楷体" w:hAnsi="楷体" w:cs="楷体" w:hint="eastAsia"/>
          <w:bCs/>
          <w:sz w:val="28"/>
          <w:szCs w:val="28"/>
        </w:rPr>
      </w:pPr>
      <w:del w:id="12" w:author="Kexin" w:date="2026-08-26T09:00:00Z">
        <w:r w:rsidDel="0006450E">
          <w:rPr>
            <w:rFonts w:ascii="楷体" w:eastAsia="楷体" w:hAnsi="楷体" w:cs="楷体" w:hint="eastAsia"/>
            <w:b/>
            <w:sz w:val="28"/>
            <w:szCs w:val="28"/>
          </w:rPr>
          <w:delText>【规章类型】</w:delText>
        </w:r>
        <w:r w:rsidDel="0006450E">
          <w:rPr>
            <w:rFonts w:ascii="楷体" w:eastAsia="楷体" w:hAnsi="楷体" w:cs="楷体" w:hint="eastAsia"/>
            <w:bCs/>
            <w:sz w:val="28"/>
            <w:szCs w:val="28"/>
          </w:rPr>
          <w:delText>规程类</w:delText>
        </w:r>
      </w:del>
    </w:p>
    <w:p w14:paraId="187D9A9A" w14:textId="1C06DA6C" w:rsidR="00531F4B" w:rsidDel="0006450E" w:rsidRDefault="00000000">
      <w:pPr>
        <w:snapToGrid w:val="0"/>
        <w:spacing w:line="480" w:lineRule="exact"/>
        <w:rPr>
          <w:del w:id="13" w:author="Kexin" w:date="2026-08-26T09:00:00Z"/>
          <w:rFonts w:ascii="楷体" w:eastAsia="楷体" w:hAnsi="楷体" w:cs="楷体" w:hint="eastAsia"/>
          <w:sz w:val="28"/>
          <w:szCs w:val="28"/>
        </w:rPr>
      </w:pPr>
      <w:del w:id="14" w:author="Kexin" w:date="2026-08-26T09:00:00Z">
        <w:r w:rsidDel="0006450E">
          <w:rPr>
            <w:rFonts w:ascii="楷体" w:eastAsia="楷体" w:hAnsi="楷体" w:cs="楷体" w:hint="eastAsia"/>
            <w:b/>
            <w:sz w:val="28"/>
            <w:szCs w:val="28"/>
          </w:rPr>
          <w:delText>【规章层级】</w:delText>
        </w:r>
        <w:r w:rsidDel="0006450E">
          <w:rPr>
            <w:rFonts w:ascii="楷体" w:eastAsia="楷体" w:hAnsi="楷体" w:cs="楷体" w:hint="eastAsia"/>
            <w:sz w:val="28"/>
            <w:szCs w:val="28"/>
          </w:rPr>
          <w:delText>操作规章</w:delText>
        </w:r>
      </w:del>
    </w:p>
    <w:p w14:paraId="25A0C44A" w14:textId="56C8BD69" w:rsidR="00531F4B" w:rsidDel="0006450E" w:rsidRDefault="00000000">
      <w:pPr>
        <w:snapToGrid w:val="0"/>
        <w:spacing w:line="480" w:lineRule="exact"/>
        <w:rPr>
          <w:del w:id="15" w:author="Kexin" w:date="2026-08-26T09:00:00Z"/>
          <w:rFonts w:ascii="楷体" w:eastAsia="楷体" w:hAnsi="楷体" w:cs="楷体" w:hint="eastAsia"/>
          <w:sz w:val="28"/>
          <w:szCs w:val="28"/>
        </w:rPr>
      </w:pPr>
      <w:del w:id="16" w:author="Kexin" w:date="2026-08-26T09:00:00Z">
        <w:r w:rsidDel="0006450E">
          <w:rPr>
            <w:rFonts w:ascii="楷体" w:eastAsia="楷体" w:hAnsi="楷体" w:cs="楷体" w:hint="eastAsia"/>
            <w:b/>
            <w:sz w:val="28"/>
            <w:szCs w:val="28"/>
          </w:rPr>
          <w:delText>【汇编定位】</w:delText>
        </w:r>
        <w:r w:rsidDel="0006450E">
          <w:rPr>
            <w:rFonts w:ascii="楷体" w:eastAsia="楷体" w:hAnsi="楷体" w:cs="楷体" w:hint="eastAsia"/>
            <w:bCs/>
            <w:sz w:val="28"/>
            <w:szCs w:val="28"/>
          </w:rPr>
          <w:delText>产品管理-</w:delText>
        </w:r>
        <w:r w:rsidDel="0006450E">
          <w:rPr>
            <w:rFonts w:ascii="楷体" w:eastAsia="楷体" w:hAnsi="楷体" w:cs="楷体" w:hint="eastAsia"/>
            <w:sz w:val="28"/>
            <w:szCs w:val="28"/>
          </w:rPr>
          <w:delText>公司业务-存单质押</w:delText>
        </w:r>
      </w:del>
    </w:p>
    <w:p w14:paraId="23970328" w14:textId="178E2CF1" w:rsidR="00531F4B" w:rsidDel="0006450E" w:rsidRDefault="00000000">
      <w:pPr>
        <w:snapToGrid w:val="0"/>
        <w:spacing w:line="480" w:lineRule="exact"/>
        <w:rPr>
          <w:del w:id="17" w:author="Kexin" w:date="2026-08-26T09:00:00Z"/>
          <w:rFonts w:ascii="楷体" w:eastAsia="楷体" w:hAnsi="楷体" w:cs="楷体" w:hint="eastAsia"/>
          <w:sz w:val="28"/>
          <w:szCs w:val="28"/>
        </w:rPr>
      </w:pPr>
      <w:del w:id="18" w:author="Kexin" w:date="2026-08-26T09:00:00Z">
        <w:r w:rsidDel="0006450E">
          <w:rPr>
            <w:rFonts w:ascii="楷体" w:eastAsia="楷体" w:hAnsi="楷体" w:cs="楷体" w:hint="eastAsia"/>
            <w:b/>
            <w:sz w:val="28"/>
            <w:szCs w:val="28"/>
          </w:rPr>
          <w:delText>【版 本 号】</w:delText>
        </w:r>
        <w:r w:rsidDel="0006450E">
          <w:rPr>
            <w:rFonts w:ascii="楷体" w:eastAsia="楷体" w:hAnsi="楷体" w:cs="楷体" w:hint="eastAsia"/>
            <w:color w:val="000000"/>
            <w:sz w:val="28"/>
            <w:szCs w:val="28"/>
          </w:rPr>
          <w:delText>2025040</w:delText>
        </w:r>
      </w:del>
    </w:p>
    <w:p w14:paraId="7360D8D0" w14:textId="77777777" w:rsidR="00531F4B" w:rsidRDefault="00531F4B">
      <w:pPr>
        <w:snapToGrid w:val="0"/>
        <w:spacing w:line="480" w:lineRule="exact"/>
      </w:pPr>
    </w:p>
    <w:p w14:paraId="656AA81C" w14:textId="77777777" w:rsidR="00531F4B" w:rsidRDefault="00000000">
      <w:pPr>
        <w:snapToGrid w:val="0"/>
        <w:spacing w:line="480" w:lineRule="exact"/>
        <w:jc w:val="center"/>
        <w:rPr>
          <w:rFonts w:ascii="仿宋_GB2312" w:eastAsia="仿宋_GB2312"/>
          <w:sz w:val="28"/>
          <w:szCs w:val="28"/>
        </w:rPr>
      </w:pPr>
      <w:r>
        <w:rPr>
          <w:rFonts w:ascii="黑体" w:eastAsia="黑体" w:hint="eastAsia"/>
          <w:sz w:val="28"/>
          <w:szCs w:val="28"/>
        </w:rPr>
        <w:t>第一章  总  则</w:t>
      </w:r>
    </w:p>
    <w:p w14:paraId="47C02073" w14:textId="77777777" w:rsidR="00531F4B" w:rsidRDefault="00531F4B">
      <w:pPr>
        <w:snapToGrid w:val="0"/>
        <w:spacing w:line="480" w:lineRule="exact"/>
        <w:rPr>
          <w:rFonts w:ascii="仿宋_GB2312" w:eastAsia="仿宋_GB2312"/>
          <w:b/>
          <w:sz w:val="28"/>
          <w:szCs w:val="28"/>
        </w:rPr>
      </w:pPr>
    </w:p>
    <w:p w14:paraId="30A9B34B"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第一条  目的依据</w:t>
      </w:r>
    </w:p>
    <w:p w14:paraId="79502414"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为规范我</w:t>
      </w:r>
      <w:proofErr w:type="gramStart"/>
      <w:r>
        <w:rPr>
          <w:rFonts w:ascii="仿宋" w:eastAsia="仿宋" w:hAnsi="仿宋" w:cs="仿宋" w:hint="eastAsia"/>
          <w:sz w:val="28"/>
          <w:szCs w:val="28"/>
        </w:rPr>
        <w:t>行单位</w:t>
      </w:r>
      <w:proofErr w:type="gramEnd"/>
      <w:r>
        <w:rPr>
          <w:rFonts w:ascii="仿宋" w:eastAsia="仿宋" w:hAnsi="仿宋" w:cs="仿宋" w:hint="eastAsia"/>
          <w:sz w:val="28"/>
          <w:szCs w:val="28"/>
        </w:rPr>
        <w:t>定期存单质押授信业务，积极防范各类风险，根据《单位定期存单质押贷款管理规定》（中国银行业监督管理委员会令2007第9号）及我</w:t>
      </w:r>
      <w:proofErr w:type="gramStart"/>
      <w:r>
        <w:rPr>
          <w:rFonts w:ascii="仿宋" w:eastAsia="仿宋" w:hAnsi="仿宋" w:cs="仿宋" w:hint="eastAsia"/>
          <w:sz w:val="28"/>
          <w:szCs w:val="28"/>
        </w:rPr>
        <w:t>行涉信</w:t>
      </w:r>
      <w:proofErr w:type="gramEnd"/>
      <w:r>
        <w:rPr>
          <w:rFonts w:ascii="仿宋" w:eastAsia="仿宋" w:hAnsi="仿宋" w:cs="仿宋" w:hint="eastAsia"/>
          <w:sz w:val="28"/>
          <w:szCs w:val="28"/>
        </w:rPr>
        <w:t>业务担保相关制度文件，现制定本规程。</w:t>
      </w:r>
    </w:p>
    <w:p w14:paraId="1284F952"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第二条  适用范围</w:t>
      </w:r>
    </w:p>
    <w:p w14:paraId="125D818E"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本规程适用于受信客户以本外币单位定期存单作为质押担保向我行申请授信业务的操作流程。</w:t>
      </w:r>
    </w:p>
    <w:p w14:paraId="283FD1FF" w14:textId="77777777" w:rsidR="00531F4B" w:rsidRDefault="00000000">
      <w:pPr>
        <w:pStyle w:val="ad"/>
        <w:snapToGrid w:val="0"/>
        <w:spacing w:line="480" w:lineRule="exact"/>
        <w:ind w:firstLineChars="200" w:firstLine="562"/>
        <w:rPr>
          <w:rFonts w:eastAsia="仿宋"/>
        </w:rPr>
      </w:pPr>
      <w:r>
        <w:rPr>
          <w:rFonts w:ascii="仿宋" w:eastAsia="仿宋" w:hAnsi="仿宋" w:cs="仿宋" w:hint="eastAsia"/>
          <w:b/>
          <w:szCs w:val="28"/>
        </w:rPr>
        <w:t>第三条  基本定义</w:t>
      </w:r>
    </w:p>
    <w:p w14:paraId="3367D9F6"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本规程所称单位定期存单，是指我行受信客户为办理质押担保授信业务而委托</w:t>
      </w:r>
      <w:proofErr w:type="gramStart"/>
      <w:r>
        <w:rPr>
          <w:rFonts w:ascii="仿宋" w:eastAsia="仿宋" w:hAnsi="仿宋" w:cs="仿宋" w:hint="eastAsia"/>
          <w:sz w:val="28"/>
          <w:szCs w:val="28"/>
        </w:rPr>
        <w:t>我行授信</w:t>
      </w:r>
      <w:proofErr w:type="gramEnd"/>
      <w:r>
        <w:rPr>
          <w:rFonts w:ascii="仿宋" w:eastAsia="仿宋" w:hAnsi="仿宋" w:cs="仿宋" w:hint="eastAsia"/>
          <w:sz w:val="28"/>
          <w:szCs w:val="28"/>
        </w:rPr>
        <w:t>经办</w:t>
      </w:r>
      <w:proofErr w:type="gramStart"/>
      <w:r>
        <w:rPr>
          <w:rFonts w:ascii="仿宋" w:eastAsia="仿宋" w:hAnsi="仿宋" w:cs="仿宋" w:hint="eastAsia"/>
          <w:sz w:val="28"/>
          <w:szCs w:val="28"/>
        </w:rPr>
        <w:t>行依据</w:t>
      </w:r>
      <w:proofErr w:type="gramEnd"/>
      <w:r>
        <w:rPr>
          <w:rFonts w:ascii="仿宋" w:eastAsia="仿宋" w:hAnsi="仿宋" w:cs="仿宋" w:hint="eastAsia"/>
          <w:sz w:val="28"/>
          <w:szCs w:val="28"/>
        </w:rPr>
        <w:t>开户证实书向接受存款的经办行（以下简称存款行）申请开具的定期存款权利凭证。单位定期存单只能以质押授信为目的开立和使用。</w:t>
      </w:r>
    </w:p>
    <w:p w14:paraId="3221804B" w14:textId="77777777" w:rsidR="00531F4B" w:rsidRDefault="00000000">
      <w:pPr>
        <w:snapToGrid w:val="0"/>
        <w:spacing w:line="480" w:lineRule="exact"/>
        <w:ind w:firstLine="560"/>
        <w:rPr>
          <w:rFonts w:ascii="仿宋" w:eastAsia="仿宋" w:hAnsi="仿宋" w:cs="仿宋" w:hint="eastAsia"/>
          <w:sz w:val="28"/>
          <w:szCs w:val="28"/>
        </w:rPr>
      </w:pPr>
      <w:r>
        <w:rPr>
          <w:rFonts w:ascii="仿宋" w:eastAsia="仿宋" w:hAnsi="仿宋" w:cs="仿宋" w:hint="eastAsia"/>
          <w:sz w:val="28"/>
          <w:szCs w:val="28"/>
        </w:rPr>
        <w:t>本规程所称经营单位，是指总行营业部、各分行。</w:t>
      </w:r>
    </w:p>
    <w:p w14:paraId="4A43937D"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本规程所称经办行，是指各经营单位的直属营销团队及辖属支行。</w:t>
      </w:r>
    </w:p>
    <w:p w14:paraId="1D7DFEE0" w14:textId="77777777" w:rsidR="00531F4B"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sz w:val="28"/>
          <w:szCs w:val="28"/>
        </w:rPr>
        <w:t>第四条</w:t>
      </w:r>
      <w:r>
        <w:rPr>
          <w:rFonts w:ascii="仿宋" w:eastAsia="仿宋" w:hAnsi="仿宋" w:cs="仿宋"/>
          <w:b/>
          <w:sz w:val="28"/>
          <w:szCs w:val="28"/>
        </w:rPr>
        <w:t xml:space="preserve"> </w:t>
      </w:r>
      <w:r>
        <w:rPr>
          <w:rFonts w:ascii="仿宋" w:eastAsia="仿宋" w:hAnsi="仿宋" w:cs="仿宋" w:hint="eastAsia"/>
          <w:b/>
          <w:sz w:val="28"/>
          <w:szCs w:val="28"/>
        </w:rPr>
        <w:t xml:space="preserve"> </w:t>
      </w:r>
      <w:r>
        <w:rPr>
          <w:rFonts w:ascii="仿宋" w:eastAsia="仿宋" w:hAnsi="仿宋" w:cs="仿宋" w:hint="eastAsia"/>
          <w:b/>
          <w:bCs/>
          <w:sz w:val="28"/>
          <w:szCs w:val="28"/>
        </w:rPr>
        <w:t>业务管理</w:t>
      </w:r>
    </w:p>
    <w:p w14:paraId="05A79066"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单位定期存单质押授信纳入我行对申请人的统一授信管理。授信业务品种包括流动资金贷款、票据承兑、信用证开证等各类本外币、表内外授信业务。具体业务操作按照本操作规程及授信额度下我行相关授信业务规定执行。</w:t>
      </w:r>
    </w:p>
    <w:p w14:paraId="085B554D" w14:textId="77777777" w:rsidR="00531F4B" w:rsidRDefault="00531F4B">
      <w:pPr>
        <w:snapToGrid w:val="0"/>
        <w:spacing w:line="480" w:lineRule="exact"/>
        <w:ind w:firstLineChars="200" w:firstLine="562"/>
        <w:rPr>
          <w:rFonts w:ascii="仿宋" w:eastAsia="仿宋" w:hAnsi="仿宋" w:cs="仿宋" w:hint="eastAsia"/>
          <w:b/>
          <w:sz w:val="28"/>
          <w:szCs w:val="28"/>
        </w:rPr>
      </w:pPr>
    </w:p>
    <w:p w14:paraId="32E41FF3" w14:textId="77777777" w:rsidR="00531F4B" w:rsidRDefault="00000000">
      <w:pPr>
        <w:snapToGrid w:val="0"/>
        <w:spacing w:line="480" w:lineRule="exact"/>
        <w:jc w:val="center"/>
        <w:rPr>
          <w:rFonts w:ascii="黑体" w:eastAsia="黑体"/>
          <w:sz w:val="28"/>
          <w:szCs w:val="28"/>
        </w:rPr>
      </w:pPr>
      <w:r>
        <w:rPr>
          <w:rFonts w:ascii="黑体" w:eastAsia="黑体" w:hint="eastAsia"/>
          <w:sz w:val="28"/>
          <w:szCs w:val="28"/>
        </w:rPr>
        <w:t>第二章  业务要求</w:t>
      </w:r>
    </w:p>
    <w:p w14:paraId="74AA70DC" w14:textId="77777777" w:rsidR="00531F4B" w:rsidRDefault="00531F4B">
      <w:pPr>
        <w:pStyle w:val="ad"/>
        <w:snapToGrid w:val="0"/>
        <w:spacing w:line="480" w:lineRule="exact"/>
      </w:pPr>
    </w:p>
    <w:p w14:paraId="49B8A1FB"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 xml:space="preserve">第五条 </w:t>
      </w:r>
      <w:r>
        <w:rPr>
          <w:rFonts w:ascii="仿宋" w:eastAsia="仿宋" w:hAnsi="仿宋" w:cs="仿宋"/>
          <w:b/>
          <w:sz w:val="28"/>
          <w:szCs w:val="28"/>
        </w:rPr>
        <w:t xml:space="preserve"> </w:t>
      </w:r>
      <w:r>
        <w:rPr>
          <w:rFonts w:ascii="仿宋" w:eastAsia="仿宋" w:hAnsi="仿宋" w:cs="仿宋" w:hint="eastAsia"/>
          <w:b/>
          <w:sz w:val="28"/>
          <w:szCs w:val="28"/>
        </w:rPr>
        <w:t>单位定期存单受理范围</w:t>
      </w:r>
    </w:p>
    <w:p w14:paraId="4B2AEFFA"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仅接受我行开具的单位定期存单质押，且开立存单的资金应为存款人</w:t>
      </w:r>
      <w:r>
        <w:rPr>
          <w:rFonts w:ascii="仿宋" w:eastAsia="仿宋" w:hAnsi="仿宋" w:cs="仿宋" w:hint="eastAsia"/>
          <w:spacing w:val="-6"/>
          <w:sz w:val="28"/>
          <w:szCs w:val="28"/>
        </w:rPr>
        <w:t>自有资金，不可为我行/他行信贷资金；不接受他行开立的单位定期存单质</w:t>
      </w:r>
      <w:r>
        <w:rPr>
          <w:rFonts w:ascii="仿宋" w:eastAsia="仿宋" w:hAnsi="仿宋" w:cs="仿宋" w:hint="eastAsia"/>
          <w:sz w:val="28"/>
          <w:szCs w:val="28"/>
        </w:rPr>
        <w:t>押。</w:t>
      </w:r>
    </w:p>
    <w:p w14:paraId="494522D6"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我行不接受质押的权利凭证包括：开户证实书；所有权有争议、已作担保、挂失、失效或被依法止付的单位定期存单；未经确认的单位定期存单；法律法规不允许作为质押的单位定期存单。</w:t>
      </w:r>
    </w:p>
    <w:p w14:paraId="7C563D7C"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质押外汇来源仅限于经常项目外汇账户（出口收汇待核查账户除外）内的资金或自由贸易账户内按我国的外汇管理相关规定可以结汇的资金。</w:t>
      </w:r>
    </w:p>
    <w:p w14:paraId="1381C4C5" w14:textId="77777777" w:rsidR="00531F4B" w:rsidRDefault="00000000">
      <w:pPr>
        <w:snapToGrid w:val="0"/>
        <w:spacing w:line="480" w:lineRule="exact"/>
        <w:ind w:firstLineChars="200" w:firstLine="562"/>
        <w:outlineLvl w:val="0"/>
        <w:rPr>
          <w:rFonts w:ascii="仿宋" w:eastAsia="仿宋" w:hAnsi="仿宋" w:cs="仿宋" w:hint="eastAsia"/>
          <w:kern w:val="0"/>
          <w:sz w:val="28"/>
          <w:szCs w:val="28"/>
        </w:rPr>
      </w:pPr>
      <w:r>
        <w:rPr>
          <w:rFonts w:ascii="仿宋" w:eastAsia="仿宋" w:hAnsi="仿宋" w:cs="仿宋" w:hint="eastAsia"/>
          <w:b/>
          <w:sz w:val="28"/>
          <w:szCs w:val="28"/>
        </w:rPr>
        <w:t>第六条</w:t>
      </w:r>
      <w:r>
        <w:rPr>
          <w:rFonts w:ascii="仿宋" w:eastAsia="仿宋" w:hAnsi="仿宋" w:cs="仿宋"/>
          <w:b/>
          <w:sz w:val="28"/>
          <w:szCs w:val="28"/>
        </w:rPr>
        <w:t xml:space="preserve"> </w:t>
      </w:r>
      <w:r>
        <w:rPr>
          <w:rFonts w:ascii="仿宋" w:eastAsia="仿宋" w:hAnsi="仿宋" w:cs="仿宋" w:hint="eastAsia"/>
          <w:b/>
          <w:sz w:val="28"/>
          <w:szCs w:val="28"/>
        </w:rPr>
        <w:t xml:space="preserve"> </w:t>
      </w:r>
      <w:r>
        <w:rPr>
          <w:rFonts w:ascii="仿宋" w:eastAsia="仿宋" w:hAnsi="仿宋" w:cs="仿宋" w:hint="eastAsia"/>
          <w:b/>
          <w:bCs/>
          <w:sz w:val="28"/>
          <w:szCs w:val="28"/>
        </w:rPr>
        <w:t>授信申请人</w:t>
      </w:r>
    </w:p>
    <w:p w14:paraId="746683D1"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申请人应为具备以下条件的企事业法人、其他经济组织：</w:t>
      </w:r>
    </w:p>
    <w:p w14:paraId="1BDBE95B"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（一）符合我行相关授信业务的准入条件；</w:t>
      </w:r>
    </w:p>
    <w:p w14:paraId="5E94086C"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（二）各项资产权属清晰，周转正常，无不良信用记录，无重大诉讼或纠纷记录；</w:t>
      </w:r>
    </w:p>
    <w:p w14:paraId="7013F232"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（三）我行认为的其他条件。</w:t>
      </w:r>
    </w:p>
    <w:p w14:paraId="483F55A2" w14:textId="77777777" w:rsidR="00531F4B" w:rsidRDefault="00000000">
      <w:pPr>
        <w:snapToGrid w:val="0"/>
        <w:spacing w:line="480" w:lineRule="exact"/>
        <w:ind w:firstLineChars="200" w:firstLine="562"/>
        <w:rPr>
          <w:rFonts w:ascii="仿宋" w:eastAsia="仿宋" w:hAnsi="仿宋" w:cs="仿宋" w:hint="eastAsia"/>
          <w:b/>
          <w:bCs/>
          <w:sz w:val="28"/>
          <w:szCs w:val="28"/>
        </w:rPr>
      </w:pPr>
      <w:r>
        <w:rPr>
          <w:rFonts w:ascii="仿宋" w:eastAsia="仿宋" w:hAnsi="仿宋" w:cs="仿宋" w:hint="eastAsia"/>
          <w:b/>
          <w:sz w:val="28"/>
          <w:szCs w:val="28"/>
        </w:rPr>
        <w:t xml:space="preserve">第七条  </w:t>
      </w:r>
      <w:r>
        <w:rPr>
          <w:rFonts w:ascii="仿宋" w:eastAsia="仿宋" w:hAnsi="仿宋" w:cs="仿宋" w:hint="eastAsia"/>
          <w:b/>
          <w:bCs/>
          <w:sz w:val="28"/>
          <w:szCs w:val="28"/>
        </w:rPr>
        <w:t>授信用途</w:t>
      </w:r>
    </w:p>
    <w:p w14:paraId="40C5103A"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单位定期存单质押授信可用于流动资金贷款、票据承兑、贸易融资、开立信用证等各类本外币表内外业务，以满足客户正常生产经营活动中的短期周转需要；不得用于国家禁止生产、经营的领域和用途；不得流向保证金存款账户。</w:t>
      </w:r>
      <w:r>
        <w:rPr>
          <w:rFonts w:ascii="仿宋" w:eastAsia="仿宋" w:hAnsi="仿宋" w:cs="仿宋"/>
          <w:sz w:val="28"/>
          <w:szCs w:val="28"/>
          <w:shd w:val="clear" w:color="auto" w:fill="FFFFFF"/>
        </w:rPr>
        <w:t>具体按</w:t>
      </w:r>
      <w:r>
        <w:rPr>
          <w:rFonts w:ascii="仿宋" w:eastAsia="仿宋" w:hAnsi="仿宋" w:cs="仿宋" w:hint="eastAsia"/>
          <w:sz w:val="28"/>
          <w:szCs w:val="28"/>
          <w:shd w:val="clear" w:color="auto" w:fill="FFFFFF"/>
        </w:rPr>
        <w:t>我行相关产品制度规定执行。</w:t>
      </w:r>
    </w:p>
    <w:p w14:paraId="630C5BE2" w14:textId="77777777" w:rsidR="00531F4B" w:rsidRDefault="00000000">
      <w:pPr>
        <w:snapToGrid w:val="0"/>
        <w:spacing w:line="480" w:lineRule="exact"/>
        <w:ind w:firstLine="570"/>
        <w:outlineLvl w:val="0"/>
        <w:rPr>
          <w:rFonts w:ascii="仿宋" w:eastAsia="仿宋" w:hAnsi="仿宋" w:cs="仿宋" w:hint="eastAsia"/>
          <w:b/>
          <w:bCs/>
          <w:sz w:val="28"/>
          <w:szCs w:val="28"/>
        </w:rPr>
      </w:pPr>
      <w:r>
        <w:rPr>
          <w:rFonts w:ascii="仿宋" w:eastAsia="仿宋" w:hAnsi="仿宋" w:cs="仿宋" w:hint="eastAsia"/>
          <w:b/>
          <w:bCs/>
          <w:sz w:val="28"/>
          <w:szCs w:val="28"/>
        </w:rPr>
        <w:t xml:space="preserve">第八条 </w:t>
      </w:r>
      <w:r>
        <w:rPr>
          <w:rFonts w:ascii="仿宋" w:eastAsia="仿宋" w:hAnsi="仿宋" w:cs="仿宋"/>
          <w:b/>
          <w:bCs/>
          <w:sz w:val="28"/>
          <w:szCs w:val="28"/>
        </w:rPr>
        <w:t xml:space="preserve"> </w:t>
      </w:r>
      <w:r>
        <w:rPr>
          <w:rFonts w:ascii="仿宋" w:eastAsia="仿宋" w:hAnsi="仿宋" w:cs="仿宋" w:hint="eastAsia"/>
          <w:b/>
          <w:bCs/>
          <w:sz w:val="28"/>
          <w:szCs w:val="28"/>
        </w:rPr>
        <w:t>单位定期存单质押率</w:t>
      </w:r>
    </w:p>
    <w:p w14:paraId="6C2DCCA2"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单位定期存单质押率的计算规则为授信业务本息及相关费用（分子）与质押物本金（分母）的比例。</w:t>
      </w:r>
    </w:p>
    <w:p w14:paraId="34105365"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授信币种和定期存款币种一致的，或币种不一致但锁定汇率风险的，质押率最高不超过100%。</w:t>
      </w:r>
    </w:p>
    <w:p w14:paraId="715C1CEF" w14:textId="40B8054D"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授信币种和定期存款币种不一致，且未锁定汇率风险的，质押率按照《</w:t>
      </w:r>
      <w:del w:id="19" w:author="Kexin" w:date="2026-08-26T08:59:00Z">
        <w:r w:rsidDel="0006450E">
          <w:rPr>
            <w:rFonts w:ascii="仿宋" w:eastAsia="仿宋" w:hAnsi="仿宋" w:cs="仿宋" w:hint="eastAsia"/>
            <w:sz w:val="28"/>
            <w:szCs w:val="28"/>
          </w:rPr>
          <w:delText>上海银行</w:delText>
        </w:r>
      </w:del>
      <w:ins w:id="20"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授信业务押品管理办法（2024年版）》（</w:t>
      </w:r>
      <w:del w:id="21" w:author="Kexin" w:date="2026-08-26T09:00:00Z">
        <w:r w:rsidDel="0006450E">
          <w:rPr>
            <w:rFonts w:ascii="仿宋" w:eastAsia="仿宋" w:hAnsi="仿宋" w:cs="仿宋" w:hint="eastAsia"/>
            <w:sz w:val="28"/>
            <w:szCs w:val="28"/>
          </w:rPr>
          <w:delText>上银</w:delText>
        </w:r>
      </w:del>
      <w:ins w:id="22"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发〔2024〕121号）及其修订文件的相关要求执行。</w:t>
      </w:r>
    </w:p>
    <w:p w14:paraId="75CEF575" w14:textId="77777777" w:rsidR="00531F4B"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第九条  账户设置</w:t>
      </w:r>
    </w:p>
    <w:p w14:paraId="1FAB746E" w14:textId="7D7C7CCE" w:rsidR="00531F4B" w:rsidRDefault="00000000">
      <w:pPr>
        <w:snapToGrid w:val="0"/>
        <w:spacing w:line="480" w:lineRule="exact"/>
        <w:ind w:firstLineChars="200" w:firstLine="560"/>
        <w:outlineLvl w:val="0"/>
        <w:rPr>
          <w:rFonts w:ascii="仿宋" w:eastAsia="仿宋" w:hAnsi="仿宋" w:cs="仿宋" w:hint="eastAsia"/>
          <w:sz w:val="28"/>
          <w:szCs w:val="28"/>
        </w:rPr>
      </w:pPr>
      <w:r>
        <w:rPr>
          <w:rFonts w:ascii="仿宋" w:eastAsia="仿宋" w:hAnsi="仿宋" w:cs="仿宋" w:hint="eastAsia"/>
          <w:sz w:val="28"/>
          <w:szCs w:val="28"/>
        </w:rPr>
        <w:t>账户设置应依据《</w:t>
      </w:r>
      <w:del w:id="23" w:author="Kexin" w:date="2026-08-26T08:59:00Z">
        <w:r w:rsidDel="0006450E">
          <w:rPr>
            <w:rFonts w:ascii="仿宋" w:eastAsia="仿宋" w:hAnsi="仿宋" w:cs="仿宋" w:hint="eastAsia"/>
            <w:sz w:val="28"/>
            <w:szCs w:val="28"/>
          </w:rPr>
          <w:delText>上海银行</w:delText>
        </w:r>
      </w:del>
      <w:ins w:id="24"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授信业务保证金管理办法》（</w:t>
      </w:r>
      <w:del w:id="25" w:author="Kexin" w:date="2026-08-26T09:00:00Z">
        <w:r w:rsidDel="0006450E">
          <w:rPr>
            <w:rFonts w:ascii="仿宋" w:eastAsia="仿宋" w:hAnsi="仿宋" w:cs="仿宋" w:hint="eastAsia"/>
            <w:sz w:val="28"/>
            <w:szCs w:val="28"/>
          </w:rPr>
          <w:delText>上银</w:delText>
        </w:r>
      </w:del>
      <w:ins w:id="26"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办〔2025〕8号）及其修订文件的相关规定，遵循以下管理规范：</w:t>
      </w:r>
    </w:p>
    <w:p w14:paraId="0F9E5B3C"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（一）出质人应在授信经办行开立质押保证金账户，</w:t>
      </w:r>
      <w:r>
        <w:rPr>
          <w:rFonts w:ascii="仿宋" w:eastAsia="仿宋" w:hAnsi="仿宋" w:cs="仿宋" w:hint="eastAsia"/>
          <w:kern w:val="0"/>
          <w:sz w:val="28"/>
          <w:szCs w:val="28"/>
          <w:lang w:val="en-GB"/>
        </w:rPr>
        <w:t>保证金账户类型</w:t>
      </w:r>
      <w:proofErr w:type="gramStart"/>
      <w:r>
        <w:rPr>
          <w:rFonts w:ascii="仿宋" w:eastAsia="仿宋" w:hAnsi="仿宋" w:cs="仿宋" w:hint="eastAsia"/>
          <w:kern w:val="0"/>
          <w:sz w:val="28"/>
          <w:szCs w:val="28"/>
        </w:rPr>
        <w:t>应与授信</w:t>
      </w:r>
      <w:proofErr w:type="gramEnd"/>
      <w:r>
        <w:rPr>
          <w:rFonts w:ascii="仿宋" w:eastAsia="仿宋" w:hAnsi="仿宋" w:cs="仿宋" w:hint="eastAsia"/>
          <w:kern w:val="0"/>
          <w:sz w:val="28"/>
          <w:szCs w:val="28"/>
        </w:rPr>
        <w:t>业务产品对应，</w:t>
      </w:r>
      <w:r>
        <w:rPr>
          <w:rFonts w:ascii="仿宋" w:eastAsia="仿宋" w:hAnsi="仿宋" w:cs="仿宋" w:hint="eastAsia"/>
          <w:sz w:val="28"/>
          <w:szCs w:val="28"/>
        </w:rPr>
        <w:t>账户户名以“保证金账户”结尾，质押保证金账户作为拟出</w:t>
      </w:r>
      <w:proofErr w:type="gramStart"/>
      <w:r>
        <w:rPr>
          <w:rFonts w:ascii="仿宋" w:eastAsia="仿宋" w:hAnsi="仿宋" w:cs="仿宋" w:hint="eastAsia"/>
          <w:sz w:val="28"/>
          <w:szCs w:val="28"/>
        </w:rPr>
        <w:t>质单位</w:t>
      </w:r>
      <w:proofErr w:type="gramEnd"/>
      <w:r>
        <w:rPr>
          <w:rFonts w:ascii="仿宋" w:eastAsia="仿宋" w:hAnsi="仿宋" w:cs="仿宋" w:hint="eastAsia"/>
          <w:sz w:val="28"/>
          <w:szCs w:val="28"/>
        </w:rPr>
        <w:t>定期存单到期后存放本金及收益的账户， 资金转入保证金账户后，应对资金</w:t>
      </w:r>
      <w:proofErr w:type="gramStart"/>
      <w:r>
        <w:rPr>
          <w:rFonts w:ascii="仿宋" w:eastAsia="仿宋" w:hAnsi="仿宋" w:cs="仿宋" w:hint="eastAsia"/>
          <w:sz w:val="28"/>
          <w:szCs w:val="28"/>
        </w:rPr>
        <w:t>管控并与</w:t>
      </w:r>
      <w:proofErr w:type="gramEnd"/>
      <w:r>
        <w:rPr>
          <w:rFonts w:ascii="仿宋" w:eastAsia="仿宋" w:hAnsi="仿宋" w:cs="仿宋" w:hint="eastAsia"/>
          <w:sz w:val="28"/>
          <w:szCs w:val="28"/>
        </w:rPr>
        <w:t>业务形成对应。授信期间，质押保证金账户不得撤销，保证金账户中的本金及利息不得用于清偿我行之外的其他债权人的债权。</w:t>
      </w:r>
    </w:p>
    <w:p w14:paraId="491EB3E9" w14:textId="33E1ACDF" w:rsidR="00531F4B" w:rsidRDefault="00000000">
      <w:pPr>
        <w:snapToGrid w:val="0"/>
        <w:spacing w:line="480" w:lineRule="exact"/>
        <w:ind w:firstLine="555"/>
        <w:rPr>
          <w:rFonts w:ascii="仿宋" w:eastAsia="仿宋" w:hAnsi="仿宋" w:cs="仿宋" w:hint="eastAsia"/>
          <w:sz w:val="28"/>
          <w:szCs w:val="28"/>
        </w:rPr>
      </w:pPr>
      <w:r>
        <w:rPr>
          <w:rFonts w:ascii="仿宋" w:eastAsia="仿宋" w:hAnsi="仿宋" w:cs="仿宋" w:hint="eastAsia"/>
          <w:sz w:val="28"/>
          <w:szCs w:val="28"/>
        </w:rPr>
        <w:t>（二）授信经办行应对质押保证金账户的资金收入和支出情况进行监督管理，依据《</w:t>
      </w:r>
      <w:del w:id="27" w:author="Kexin" w:date="2026-08-26T08:59:00Z">
        <w:r w:rsidDel="0006450E">
          <w:rPr>
            <w:rFonts w:ascii="仿宋" w:eastAsia="仿宋" w:hAnsi="仿宋" w:cs="仿宋" w:hint="eastAsia"/>
            <w:sz w:val="28"/>
            <w:szCs w:val="28"/>
          </w:rPr>
          <w:delText>上海银行</w:delText>
        </w:r>
      </w:del>
      <w:ins w:id="28"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授信业务保证金管理办法》（</w:t>
      </w:r>
      <w:del w:id="29" w:author="Kexin" w:date="2026-08-26T09:00:00Z">
        <w:r w:rsidDel="0006450E">
          <w:rPr>
            <w:rFonts w:ascii="仿宋" w:eastAsia="仿宋" w:hAnsi="仿宋" w:cs="仿宋" w:hint="eastAsia"/>
            <w:sz w:val="28"/>
            <w:szCs w:val="28"/>
          </w:rPr>
          <w:delText>上银</w:delText>
        </w:r>
      </w:del>
      <w:ins w:id="30"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办〔2025〕8号）及其修订文件的相关规定对进账和出账款项进行逐笔核对。</w:t>
      </w:r>
    </w:p>
    <w:p w14:paraId="39E8C471" w14:textId="77777777" w:rsidR="00531F4B"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第十条  利率与费率</w:t>
      </w:r>
    </w:p>
    <w:p w14:paraId="31C4F1E0"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bCs/>
          <w:sz w:val="28"/>
          <w:szCs w:val="28"/>
        </w:rPr>
        <w:t>单位定期存单</w:t>
      </w:r>
      <w:r>
        <w:rPr>
          <w:rFonts w:ascii="仿宋" w:eastAsia="仿宋" w:hAnsi="仿宋" w:cs="仿宋" w:hint="eastAsia"/>
          <w:sz w:val="28"/>
          <w:szCs w:val="28"/>
        </w:rPr>
        <w:t>质押授信业务项下具体授</w:t>
      </w:r>
      <w:proofErr w:type="gramStart"/>
      <w:r>
        <w:rPr>
          <w:rFonts w:ascii="仿宋" w:eastAsia="仿宋" w:hAnsi="仿宋" w:cs="仿宋" w:hint="eastAsia"/>
          <w:sz w:val="28"/>
          <w:szCs w:val="28"/>
        </w:rPr>
        <w:t>信品种</w:t>
      </w:r>
      <w:proofErr w:type="gramEnd"/>
      <w:r>
        <w:rPr>
          <w:rFonts w:ascii="仿宋" w:eastAsia="仿宋" w:hAnsi="仿宋" w:cs="仿宋" w:hint="eastAsia"/>
          <w:sz w:val="28"/>
          <w:szCs w:val="28"/>
        </w:rPr>
        <w:t>的利率、费率参照具体授信业务品种规定执行，应关注利率定价的合理性。</w:t>
      </w:r>
    </w:p>
    <w:p w14:paraId="6B7FFB82" w14:textId="77777777" w:rsidR="00531F4B" w:rsidRDefault="00531F4B">
      <w:pPr>
        <w:snapToGrid w:val="0"/>
        <w:spacing w:line="480" w:lineRule="exact"/>
        <w:ind w:firstLineChars="200" w:firstLine="562"/>
        <w:rPr>
          <w:rFonts w:ascii="仿宋" w:eastAsia="仿宋" w:hAnsi="仿宋" w:cs="仿宋" w:hint="eastAsia"/>
          <w:b/>
          <w:sz w:val="28"/>
          <w:szCs w:val="28"/>
        </w:rPr>
      </w:pPr>
    </w:p>
    <w:p w14:paraId="27E0A1F7" w14:textId="77777777" w:rsidR="00531F4B" w:rsidRDefault="00000000">
      <w:pPr>
        <w:snapToGrid w:val="0"/>
        <w:spacing w:line="480" w:lineRule="exact"/>
        <w:jc w:val="center"/>
        <w:rPr>
          <w:rFonts w:ascii="黑体" w:eastAsia="黑体"/>
          <w:sz w:val="28"/>
          <w:szCs w:val="28"/>
        </w:rPr>
      </w:pPr>
      <w:r>
        <w:rPr>
          <w:rFonts w:ascii="黑体" w:eastAsia="黑体" w:hint="eastAsia"/>
          <w:sz w:val="28"/>
          <w:szCs w:val="28"/>
        </w:rPr>
        <w:t>第三章  业务操作流程</w:t>
      </w:r>
    </w:p>
    <w:p w14:paraId="6FB23E65" w14:textId="77777777" w:rsidR="00531F4B" w:rsidRDefault="00531F4B">
      <w:pPr>
        <w:pStyle w:val="ad"/>
        <w:snapToGrid w:val="0"/>
        <w:spacing w:line="480" w:lineRule="exact"/>
      </w:pPr>
    </w:p>
    <w:p w14:paraId="24109557"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第十一条</w:t>
      </w:r>
      <w:r>
        <w:rPr>
          <w:rFonts w:ascii="仿宋" w:eastAsia="仿宋" w:hAnsi="仿宋" w:cs="仿宋"/>
          <w:b/>
          <w:sz w:val="28"/>
          <w:szCs w:val="28"/>
        </w:rPr>
        <w:t xml:space="preserve"> </w:t>
      </w:r>
      <w:r>
        <w:rPr>
          <w:rFonts w:ascii="仿宋" w:eastAsia="仿宋" w:hAnsi="仿宋" w:cs="仿宋" w:hint="eastAsia"/>
          <w:b/>
          <w:sz w:val="28"/>
          <w:szCs w:val="28"/>
        </w:rPr>
        <w:t xml:space="preserve"> 受理申请所需资料</w:t>
      </w:r>
    </w:p>
    <w:p w14:paraId="2B3DECC5"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受理单位定期存单质押授信业务，</w:t>
      </w:r>
      <w:proofErr w:type="gramStart"/>
      <w:r>
        <w:rPr>
          <w:rFonts w:ascii="仿宋" w:eastAsia="仿宋" w:hAnsi="仿宋" w:cs="仿宋" w:hint="eastAsia"/>
          <w:sz w:val="28"/>
          <w:szCs w:val="28"/>
        </w:rPr>
        <w:t>除按授信</w:t>
      </w:r>
      <w:proofErr w:type="gramEnd"/>
      <w:r>
        <w:rPr>
          <w:rFonts w:ascii="仿宋" w:eastAsia="仿宋" w:hAnsi="仿宋" w:cs="仿宋" w:hint="eastAsia"/>
          <w:sz w:val="28"/>
          <w:szCs w:val="28"/>
        </w:rPr>
        <w:t>业务品种提供常规资料外，申请人还应提交以下文件、资料：</w:t>
      </w:r>
    </w:p>
    <w:p w14:paraId="01B103F5"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（一）加盖存款人预留印鉴的《开户证实书》及复印件，包括受信客户所有的或第三人所有而向受信客户提供的开户证实书；客户经理应将复印件与原件核对确认一致，并加盖“此件与原件核对无异章”。</w:t>
      </w:r>
    </w:p>
    <w:p w14:paraId="7EF17EEE"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（二）出质人委托授信经办行向存款行申请开具单位定期存单的授权委托书（详见附件1-1）；</w:t>
      </w:r>
    </w:p>
    <w:p w14:paraId="119F61C2"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（三）出质人在存款行的预留印鉴或密码；</w:t>
      </w:r>
    </w:p>
    <w:p w14:paraId="2A760C3F"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（四）《开具单位定期存单申请书》（详见附件1-2）；</w:t>
      </w:r>
    </w:p>
    <w:p w14:paraId="0DC08C48"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（五）开户证实书为第三人向受信客户提供的，应同时提交第三人同意由受信人为质押目的而使用其开户证实书的书面意见，包括但不限于授权委托书、股东会/董事会决议或质押协议等。</w:t>
      </w:r>
    </w:p>
    <w:p w14:paraId="2ED24CE5" w14:textId="77777777" w:rsidR="00531F4B"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 xml:space="preserve">第十二条 </w:t>
      </w:r>
      <w:r>
        <w:rPr>
          <w:rFonts w:ascii="仿宋" w:eastAsia="仿宋" w:hAnsi="仿宋" w:cs="仿宋"/>
          <w:b/>
          <w:bCs/>
          <w:sz w:val="28"/>
          <w:szCs w:val="28"/>
        </w:rPr>
        <w:t xml:space="preserve"> </w:t>
      </w:r>
      <w:r>
        <w:rPr>
          <w:rFonts w:ascii="仿宋" w:eastAsia="仿宋" w:hAnsi="仿宋" w:cs="仿宋" w:hint="eastAsia"/>
          <w:b/>
          <w:bCs/>
          <w:sz w:val="28"/>
          <w:szCs w:val="28"/>
        </w:rPr>
        <w:t>授</w:t>
      </w:r>
      <w:proofErr w:type="gramStart"/>
      <w:r>
        <w:rPr>
          <w:rFonts w:ascii="仿宋" w:eastAsia="仿宋" w:hAnsi="仿宋" w:cs="仿宋" w:hint="eastAsia"/>
          <w:b/>
          <w:bCs/>
          <w:sz w:val="28"/>
          <w:szCs w:val="28"/>
        </w:rPr>
        <w:t>信调查</w:t>
      </w:r>
      <w:proofErr w:type="gramEnd"/>
      <w:r>
        <w:rPr>
          <w:rFonts w:ascii="仿宋" w:eastAsia="仿宋" w:hAnsi="仿宋" w:cs="仿宋" w:hint="eastAsia"/>
          <w:b/>
          <w:bCs/>
          <w:sz w:val="28"/>
          <w:szCs w:val="28"/>
        </w:rPr>
        <w:t>和审批</w:t>
      </w:r>
    </w:p>
    <w:p w14:paraId="54DCC382"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除根据具体授信业务品种相关要求进行授</w:t>
      </w:r>
      <w:proofErr w:type="gramStart"/>
      <w:r>
        <w:rPr>
          <w:rFonts w:ascii="仿宋" w:eastAsia="仿宋" w:hAnsi="仿宋" w:cs="仿宋" w:hint="eastAsia"/>
          <w:sz w:val="28"/>
          <w:szCs w:val="28"/>
        </w:rPr>
        <w:t>信调查</w:t>
      </w:r>
      <w:proofErr w:type="gramEnd"/>
      <w:r>
        <w:rPr>
          <w:rFonts w:ascii="仿宋" w:eastAsia="仿宋" w:hAnsi="仿宋" w:cs="仿宋" w:hint="eastAsia"/>
          <w:sz w:val="28"/>
          <w:szCs w:val="28"/>
        </w:rPr>
        <w:t>和审批外，授信经办行及审查、审批人员还应重点核实：</w:t>
      </w:r>
    </w:p>
    <w:p w14:paraId="344535A8"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（一）申请人行业背景和地位、生产经营状况、经营历史等；</w:t>
      </w:r>
    </w:p>
    <w:p w14:paraId="5E28494B"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（二）申请人主要负责人从业经历等相关背景情况；</w:t>
      </w:r>
    </w:p>
    <w:p w14:paraId="4A90A53A"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（三）申请人上下游客户关系、交易历史；</w:t>
      </w:r>
    </w:p>
    <w:p w14:paraId="2A1F79E3" w14:textId="77777777" w:rsidR="00531F4B" w:rsidRDefault="00000000">
      <w:pPr>
        <w:pStyle w:val="ad"/>
        <w:snapToGrid w:val="0"/>
        <w:spacing w:line="480" w:lineRule="exact"/>
        <w:ind w:firstLineChars="200" w:firstLine="560"/>
        <w:rPr>
          <w:rFonts w:ascii="仿宋" w:eastAsia="仿宋" w:hAnsi="仿宋" w:cs="仿宋" w:hint="eastAsia"/>
          <w:szCs w:val="28"/>
        </w:rPr>
      </w:pPr>
      <w:r>
        <w:rPr>
          <w:rFonts w:ascii="仿宋" w:eastAsia="仿宋" w:hAnsi="仿宋" w:cs="仿宋" w:hint="eastAsia"/>
          <w:szCs w:val="28"/>
        </w:rPr>
        <w:t>（四）出质人购买定期存单的资金来源，核实资金权属是否清晰且为出质人自有资金，不可为我行/他行信贷资金。</w:t>
      </w:r>
    </w:p>
    <w:p w14:paraId="1493CED0"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第十三条</w:t>
      </w:r>
      <w:r>
        <w:rPr>
          <w:rFonts w:ascii="仿宋" w:eastAsia="仿宋" w:hAnsi="仿宋" w:cs="仿宋"/>
          <w:b/>
          <w:sz w:val="28"/>
          <w:szCs w:val="28"/>
        </w:rPr>
        <w:t xml:space="preserve"> </w:t>
      </w:r>
      <w:r>
        <w:rPr>
          <w:rFonts w:ascii="仿宋" w:eastAsia="仿宋" w:hAnsi="仿宋" w:cs="仿宋" w:hint="eastAsia"/>
          <w:b/>
          <w:sz w:val="28"/>
          <w:szCs w:val="28"/>
        </w:rPr>
        <w:t xml:space="preserve"> 办理质押手续</w:t>
      </w:r>
    </w:p>
    <w:p w14:paraId="0571B0C5"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审批通过后，授信经办行应按照以下要求办理单位定期存单质押手续：</w:t>
      </w:r>
    </w:p>
    <w:p w14:paraId="759739AC"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（一）办理授信经办行开立的单位定期存单质押的手续</w:t>
      </w:r>
    </w:p>
    <w:p w14:paraId="458C7FF5"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1.申请开立单位定期存单与办理存款冻结止付</w:t>
      </w:r>
    </w:p>
    <w:p w14:paraId="3A15B93D"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单位定期存单授信业务审批通过后，客户经理应与出质人预约共同办理单位定期存单质押的时间，并告知开立单位定期存单所需资料（参见第十一条规定）。客户经理陪同出质人将开立所需</w:t>
      </w:r>
      <w:proofErr w:type="gramStart"/>
      <w:r>
        <w:rPr>
          <w:rFonts w:ascii="仿宋" w:eastAsia="仿宋" w:hAnsi="仿宋" w:cs="仿宋" w:hint="eastAsia"/>
          <w:sz w:val="28"/>
          <w:szCs w:val="28"/>
        </w:rPr>
        <w:t>资料交授信</w:t>
      </w:r>
      <w:proofErr w:type="gramEnd"/>
      <w:r>
        <w:rPr>
          <w:rFonts w:ascii="仿宋" w:eastAsia="仿宋" w:hAnsi="仿宋" w:cs="仿宋" w:hint="eastAsia"/>
          <w:sz w:val="28"/>
          <w:szCs w:val="28"/>
        </w:rPr>
        <w:t>经办行营业部办理质押手续。客户经理填制《开具单位定期存单申请书》（详见附件1-2），申请开立单位定期存单并办理存款冻结、止</w:t>
      </w:r>
      <w:proofErr w:type="gramStart"/>
      <w:r>
        <w:rPr>
          <w:rFonts w:ascii="仿宋" w:eastAsia="仿宋" w:hAnsi="仿宋" w:cs="仿宋" w:hint="eastAsia"/>
          <w:sz w:val="28"/>
          <w:szCs w:val="28"/>
        </w:rPr>
        <w:t>付手</w:t>
      </w:r>
      <w:proofErr w:type="gramEnd"/>
      <w:r>
        <w:rPr>
          <w:rFonts w:ascii="仿宋" w:eastAsia="仿宋" w:hAnsi="仿宋" w:cs="仿宋" w:hint="eastAsia"/>
          <w:sz w:val="28"/>
          <w:szCs w:val="28"/>
        </w:rPr>
        <w:t>续。</w:t>
      </w:r>
    </w:p>
    <w:p w14:paraId="6E702DD4"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2.审核</w:t>
      </w:r>
    </w:p>
    <w:p w14:paraId="609B0198" w14:textId="6DF1B599"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授信经办行营业部应按照《</w:t>
      </w:r>
      <w:del w:id="31" w:author="Kexin" w:date="2026-08-26T08:59:00Z">
        <w:r w:rsidDel="0006450E">
          <w:rPr>
            <w:rFonts w:ascii="仿宋" w:eastAsia="仿宋" w:hAnsi="仿宋" w:cs="仿宋" w:hint="eastAsia"/>
            <w:sz w:val="28"/>
            <w:szCs w:val="28"/>
          </w:rPr>
          <w:delText>上海银行</w:delText>
        </w:r>
      </w:del>
      <w:ins w:id="32"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人民币单位存款业务柜面操作规程（2024年版）》（</w:t>
      </w:r>
      <w:del w:id="33" w:author="Kexin" w:date="2026-08-26T09:00:00Z">
        <w:r w:rsidDel="0006450E">
          <w:rPr>
            <w:rFonts w:ascii="仿宋" w:eastAsia="仿宋" w:hAnsi="仿宋" w:cs="仿宋" w:hint="eastAsia"/>
            <w:sz w:val="28"/>
            <w:szCs w:val="28"/>
          </w:rPr>
          <w:delText>上银</w:delText>
        </w:r>
      </w:del>
      <w:ins w:id="34"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办〔2024〕541号）及其修订文件等认真审核。必要时，营业部柜员可以向存款单位核实有关情况。</w:t>
      </w:r>
    </w:p>
    <w:p w14:paraId="35990D7E"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3.开立单位定期存单与入库</w:t>
      </w:r>
    </w:p>
    <w:p w14:paraId="4BA77C7B"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审核通过后，授信经办行营业部应在３个工作日内开立单位定期存单以及《单位定期存单确认书》（详见附件1-3），并办理存款冻结、止</w:t>
      </w:r>
      <w:proofErr w:type="gramStart"/>
      <w:r>
        <w:rPr>
          <w:rFonts w:ascii="仿宋" w:eastAsia="仿宋" w:hAnsi="仿宋" w:cs="仿宋" w:hint="eastAsia"/>
          <w:sz w:val="28"/>
          <w:szCs w:val="28"/>
        </w:rPr>
        <w:t>付手</w:t>
      </w:r>
      <w:proofErr w:type="gramEnd"/>
      <w:r>
        <w:rPr>
          <w:rFonts w:ascii="仿宋" w:eastAsia="仿宋" w:hAnsi="仿宋" w:cs="仿宋" w:hint="eastAsia"/>
          <w:sz w:val="28"/>
          <w:szCs w:val="28"/>
        </w:rPr>
        <w:t>续。质押的单位定期存单不得拿出营业部。</w:t>
      </w:r>
    </w:p>
    <w:p w14:paraId="735F4F20"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客户经理、营业部柜员双人当场封存单位定期存单和《单位定期存单确认书》，并办妥入库保管手续。</w:t>
      </w:r>
    </w:p>
    <w:p w14:paraId="2A6B73AA"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营业部柜员将加盖业务公章的单位定期存单复印件和《单位定期存单确认书》复印件交客户经理，并归入信贷档案保管。</w:t>
      </w:r>
    </w:p>
    <w:p w14:paraId="7741101B"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w:t>
      </w:r>
      <w:proofErr w:type="gramStart"/>
      <w:r>
        <w:rPr>
          <w:rFonts w:ascii="仿宋" w:eastAsia="仿宋" w:hAnsi="仿宋" w:cs="仿宋" w:hint="eastAsia"/>
          <w:sz w:val="28"/>
          <w:szCs w:val="28"/>
        </w:rPr>
        <w:t>办理非授信</w:t>
      </w:r>
      <w:proofErr w:type="gramEnd"/>
      <w:r>
        <w:rPr>
          <w:rFonts w:ascii="仿宋" w:eastAsia="仿宋" w:hAnsi="仿宋" w:cs="仿宋" w:hint="eastAsia"/>
          <w:sz w:val="28"/>
          <w:szCs w:val="28"/>
        </w:rPr>
        <w:t>经办行开立的我</w:t>
      </w:r>
      <w:proofErr w:type="gramStart"/>
      <w:r>
        <w:rPr>
          <w:rFonts w:ascii="仿宋" w:eastAsia="仿宋" w:hAnsi="仿宋" w:cs="仿宋" w:hint="eastAsia"/>
          <w:sz w:val="28"/>
          <w:szCs w:val="28"/>
        </w:rPr>
        <w:t>行单位</w:t>
      </w:r>
      <w:proofErr w:type="gramEnd"/>
      <w:r>
        <w:rPr>
          <w:rFonts w:ascii="仿宋" w:eastAsia="仿宋" w:hAnsi="仿宋" w:cs="仿宋" w:hint="eastAsia"/>
          <w:sz w:val="28"/>
          <w:szCs w:val="28"/>
        </w:rPr>
        <w:t>定期存单质押的手续</w:t>
      </w:r>
    </w:p>
    <w:p w14:paraId="1613C35D"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1.申请开立单位定期存单与存款冻结、止付</w:t>
      </w:r>
    </w:p>
    <w:p w14:paraId="0F3A7B77"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单位定期存单授信业务审批通过后，客户经理应与出质人预约共同办理具体质押的时间，告知开立所需资料（参见第十一条规定），并填制《开具单位定期存单申请书》。经营单位应确定其他岗位人员（可为风险管理人员或贷后管理人员等，下同）会同客户经理陪同出质人将开立单位定期存单所需资料交至存款行，申请开具单位定期存单和《单位定期存单确认书》，同时申请办理存款的冻结、支付。</w:t>
      </w:r>
    </w:p>
    <w:p w14:paraId="519F2BF1"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2.取回单位定期存单、确认书并入库</w:t>
      </w:r>
    </w:p>
    <w:p w14:paraId="6265A0BA"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存款行办妥单位定期存单质押手续后，客户经理会同其他岗位人员将单位定期存单和《单位定期存单确认书》共同带回授信经办行，其中单位定期存单留存复印件后双人会同</w:t>
      </w:r>
      <w:proofErr w:type="gramStart"/>
      <w:r>
        <w:rPr>
          <w:rFonts w:ascii="仿宋" w:eastAsia="仿宋" w:hAnsi="仿宋" w:cs="仿宋" w:hint="eastAsia"/>
          <w:sz w:val="28"/>
          <w:szCs w:val="28"/>
        </w:rPr>
        <w:t>封存交授信</w:t>
      </w:r>
      <w:proofErr w:type="gramEnd"/>
      <w:r>
        <w:rPr>
          <w:rFonts w:ascii="仿宋" w:eastAsia="仿宋" w:hAnsi="仿宋" w:cs="仿宋" w:hint="eastAsia"/>
          <w:sz w:val="28"/>
          <w:szCs w:val="28"/>
        </w:rPr>
        <w:t>经办行营业部柜员三人现场封存单位定期存单和《单位定期存单确认书》，并办妥入库保管手续。</w:t>
      </w:r>
    </w:p>
    <w:p w14:paraId="6FD3FA27"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营业部柜员将加盖业务公章的单位定期存单复印件和《单位定期存单确认书》复印件交客户经理，并归入信贷档案保管。</w:t>
      </w:r>
    </w:p>
    <w:p w14:paraId="32308A4D" w14:textId="77777777" w:rsidR="00531F4B" w:rsidRDefault="00000000">
      <w:pPr>
        <w:snapToGrid w:val="0"/>
        <w:spacing w:line="480" w:lineRule="exact"/>
        <w:ind w:firstLineChars="200" w:firstLine="562"/>
        <w:rPr>
          <w:rFonts w:ascii="仿宋" w:eastAsia="仿宋" w:hAnsi="仿宋" w:cs="仿宋" w:hint="eastAsia"/>
          <w:sz w:val="28"/>
          <w:szCs w:val="28"/>
        </w:rPr>
      </w:pPr>
      <w:r>
        <w:rPr>
          <w:rFonts w:ascii="仿宋" w:eastAsia="仿宋" w:hAnsi="仿宋" w:cs="仿宋" w:hint="eastAsia"/>
          <w:b/>
          <w:sz w:val="28"/>
          <w:szCs w:val="28"/>
        </w:rPr>
        <w:t>第十四条</w:t>
      </w:r>
      <w:r>
        <w:rPr>
          <w:rFonts w:ascii="仿宋" w:eastAsia="仿宋" w:hAnsi="仿宋" w:cs="仿宋" w:hint="eastAsia"/>
          <w:sz w:val="28"/>
          <w:szCs w:val="28"/>
        </w:rPr>
        <w:t xml:space="preserve"> </w:t>
      </w:r>
      <w:r>
        <w:rPr>
          <w:rFonts w:ascii="仿宋" w:eastAsia="仿宋" w:hAnsi="仿宋" w:cs="仿宋" w:hint="eastAsia"/>
          <w:b/>
          <w:sz w:val="28"/>
          <w:szCs w:val="28"/>
        </w:rPr>
        <w:t xml:space="preserve"> 合同签署</w:t>
      </w:r>
    </w:p>
    <w:p w14:paraId="0B36879D"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质押合同的签署应遵循以下要求：</w:t>
      </w:r>
    </w:p>
    <w:p w14:paraId="45FD4B21"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（一）质押合同签署</w:t>
      </w:r>
    </w:p>
    <w:p w14:paraId="21381A90"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出质人应是单位定期存单的权利人，并与我</w:t>
      </w:r>
      <w:proofErr w:type="gramStart"/>
      <w:r>
        <w:rPr>
          <w:rFonts w:ascii="仿宋" w:eastAsia="仿宋" w:hAnsi="仿宋" w:cs="仿宋" w:hint="eastAsia"/>
          <w:sz w:val="28"/>
          <w:szCs w:val="28"/>
        </w:rPr>
        <w:t>行签署</w:t>
      </w:r>
      <w:proofErr w:type="gramEnd"/>
      <w:r>
        <w:rPr>
          <w:rFonts w:ascii="仿宋" w:eastAsia="仿宋" w:hAnsi="仿宋" w:cs="仿宋" w:hint="eastAsia"/>
          <w:sz w:val="28"/>
          <w:szCs w:val="28"/>
        </w:rPr>
        <w:t>《最高额质押合同》或《存单质押合同》（详见附件1-5、1-6）。授信经办行应严格核实质押行为的真实意思表示，质押合同应与出质人的法定代表人或经法定代表人授权的代理人当面面签。</w:t>
      </w:r>
    </w:p>
    <w:p w14:paraId="005FDD89"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（二）授信到期日与单位定期存单到期日</w:t>
      </w:r>
    </w:p>
    <w:p w14:paraId="78C26E5D" w14:textId="6C4FDDCC" w:rsidR="00531F4B" w:rsidRDefault="00000000">
      <w:pPr>
        <w:snapToGrid w:val="0"/>
        <w:spacing w:line="480" w:lineRule="exact"/>
        <w:ind w:firstLineChars="200" w:firstLine="560"/>
        <w:outlineLvl w:val="0"/>
        <w:rPr>
          <w:rFonts w:ascii="仿宋" w:eastAsia="仿宋" w:hAnsi="仿宋" w:cs="仿宋" w:hint="eastAsia"/>
          <w:sz w:val="28"/>
          <w:szCs w:val="28"/>
        </w:rPr>
      </w:pPr>
      <w:r>
        <w:rPr>
          <w:rFonts w:ascii="仿宋" w:eastAsia="仿宋" w:hAnsi="仿宋" w:cs="仿宋" w:hint="eastAsia"/>
          <w:sz w:val="28"/>
          <w:szCs w:val="28"/>
        </w:rPr>
        <w:t>如果质押的单位定期存单到期日早于授信业务到期日，原则上按照信用类业务审批，且应将单位定期存单项下款项提前清偿授信或作为保证金存入授信经办行指定账户作为还款担保；风险资本及经济资本占用按照《</w:t>
      </w:r>
      <w:del w:id="35" w:author="Kexin" w:date="2026-08-26T08:59:00Z">
        <w:r w:rsidDel="0006450E">
          <w:rPr>
            <w:rFonts w:ascii="仿宋" w:eastAsia="仿宋" w:hAnsi="仿宋" w:cs="仿宋" w:hint="eastAsia"/>
            <w:sz w:val="28"/>
            <w:szCs w:val="28"/>
          </w:rPr>
          <w:delText>上海银行</w:delText>
        </w:r>
      </w:del>
      <w:ins w:id="36"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风险加权资产计量管理办法（2024年版）》（</w:t>
      </w:r>
      <w:del w:id="37" w:author="Kexin" w:date="2026-08-26T09:00:00Z">
        <w:r w:rsidDel="0006450E">
          <w:rPr>
            <w:rFonts w:ascii="仿宋" w:eastAsia="仿宋" w:hAnsi="仿宋" w:cs="仿宋" w:hint="eastAsia"/>
            <w:sz w:val="28"/>
            <w:szCs w:val="28"/>
          </w:rPr>
          <w:delText>上银</w:delText>
        </w:r>
      </w:del>
      <w:ins w:id="38"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发〔2024〕22号）及其修订文件的相关要求执行。</w:t>
      </w:r>
    </w:p>
    <w:p w14:paraId="5610DC52" w14:textId="77777777" w:rsidR="00531F4B" w:rsidRDefault="00000000">
      <w:pPr>
        <w:snapToGrid w:val="0"/>
        <w:spacing w:line="480" w:lineRule="exact"/>
        <w:ind w:firstLineChars="200" w:firstLine="560"/>
        <w:rPr>
          <w:rFonts w:ascii="仿宋" w:eastAsia="仿宋" w:hAnsi="仿宋" w:cs="仿宋" w:hint="eastAsia"/>
          <w:b/>
          <w:sz w:val="28"/>
          <w:szCs w:val="28"/>
        </w:rPr>
      </w:pPr>
      <w:r>
        <w:rPr>
          <w:rFonts w:ascii="仿宋" w:eastAsia="仿宋" w:hAnsi="仿宋" w:cs="仿宋" w:hint="eastAsia"/>
          <w:sz w:val="28"/>
          <w:szCs w:val="28"/>
        </w:rPr>
        <w:t>办理单位定期存单</w:t>
      </w:r>
      <w:proofErr w:type="gramStart"/>
      <w:r>
        <w:rPr>
          <w:rFonts w:ascii="仿宋" w:eastAsia="仿宋" w:hAnsi="仿宋" w:cs="仿宋" w:hint="eastAsia"/>
          <w:sz w:val="28"/>
          <w:szCs w:val="28"/>
        </w:rPr>
        <w:t>最</w:t>
      </w:r>
      <w:proofErr w:type="gramEnd"/>
      <w:r>
        <w:rPr>
          <w:rFonts w:ascii="仿宋" w:eastAsia="仿宋" w:hAnsi="仿宋" w:cs="仿宋" w:hint="eastAsia"/>
          <w:sz w:val="28"/>
          <w:szCs w:val="28"/>
        </w:rPr>
        <w:t>高额质押的，质押的单位定期存单到期日不得早于其担保的主债权到期日。</w:t>
      </w:r>
    </w:p>
    <w:p w14:paraId="5FE12BA6"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lastRenderedPageBreak/>
        <w:t>第十五条  放款支付审核与实施放款</w:t>
      </w:r>
    </w:p>
    <w:p w14:paraId="5C5474CA"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除一般授信业务放款审核要求外，放款审核人员还应审核以下与单位定期存单质押相关的资料，办理放款手续并整理归档：</w:t>
      </w:r>
    </w:p>
    <w:p w14:paraId="2F116265"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（一）审核《单位定期存单确认书》是否完整确认了单位定期存单各项信息的真实准确性，且由存款行负责人签字并加盖业务公章，质押合同内质物清单所填内容是否准确等。</w:t>
      </w:r>
      <w:proofErr w:type="gramStart"/>
      <w:r>
        <w:rPr>
          <w:rFonts w:ascii="仿宋" w:eastAsia="仿宋" w:hAnsi="仿宋" w:cs="仿宋" w:hint="eastAsia"/>
          <w:sz w:val="28"/>
          <w:szCs w:val="28"/>
        </w:rPr>
        <w:t>涉及非授信</w:t>
      </w:r>
      <w:proofErr w:type="gramEnd"/>
      <w:r>
        <w:rPr>
          <w:rFonts w:ascii="仿宋" w:eastAsia="仿宋" w:hAnsi="仿宋" w:cs="仿宋" w:hint="eastAsia"/>
          <w:sz w:val="28"/>
          <w:szCs w:val="28"/>
        </w:rPr>
        <w:t>网点开立的我</w:t>
      </w:r>
      <w:proofErr w:type="gramStart"/>
      <w:r>
        <w:rPr>
          <w:rFonts w:ascii="仿宋" w:eastAsia="仿宋" w:hAnsi="仿宋" w:cs="仿宋" w:hint="eastAsia"/>
          <w:sz w:val="28"/>
          <w:szCs w:val="28"/>
        </w:rPr>
        <w:t>行单位</w:t>
      </w:r>
      <w:proofErr w:type="gramEnd"/>
      <w:r>
        <w:rPr>
          <w:rFonts w:ascii="仿宋" w:eastAsia="仿宋" w:hAnsi="仿宋" w:cs="仿宋" w:hint="eastAsia"/>
          <w:sz w:val="28"/>
          <w:szCs w:val="28"/>
        </w:rPr>
        <w:t>定期存单质押的，放款支付审核岗人员还应以电话方式向存款行确认，并做好相关电话记录。</w:t>
      </w:r>
    </w:p>
    <w:p w14:paraId="48F87D94"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（二）已办理质押登记证明材料；</w:t>
      </w:r>
    </w:p>
    <w:p w14:paraId="7FF67C24"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（三）提供同意办理质押业务的董事会或者股东会、股东大会决议等相关授权法律文件（具体以公司章程及公司法规定为准）；</w:t>
      </w:r>
    </w:p>
    <w:p w14:paraId="2E056811" w14:textId="77777777" w:rsidR="00531F4B" w:rsidRDefault="00000000">
      <w:pPr>
        <w:snapToGrid w:val="0"/>
        <w:spacing w:line="48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（四）其余放款、还款手续参照具体授信业务相关规定办理。</w:t>
      </w:r>
    </w:p>
    <w:p w14:paraId="207618BD" w14:textId="77777777" w:rsidR="00531F4B"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第十六条  数据报送</w:t>
      </w:r>
    </w:p>
    <w:p w14:paraId="6D9FC5DA" w14:textId="4E6FD862" w:rsidR="00531F4B" w:rsidRDefault="00000000">
      <w:pPr>
        <w:pStyle w:val="2"/>
        <w:snapToGrid w:val="0"/>
        <w:spacing w:line="480" w:lineRule="exact"/>
        <w:ind w:firstLine="560"/>
        <w:rPr>
          <w:rFonts w:ascii="仿宋" w:eastAsia="仿宋" w:hAnsi="仿宋" w:cs="仿宋" w:hint="eastAsia"/>
        </w:rPr>
      </w:pPr>
      <w:r>
        <w:rPr>
          <w:rFonts w:ascii="仿宋" w:eastAsia="仿宋" w:hAnsi="仿宋" w:cs="仿宋" w:hint="eastAsia"/>
        </w:rPr>
        <w:t>各经营单位在办理外币单位定期存单质押项下人民币贷款时，应报送签约信息和变动信息。经营单位国际业务部应在收到公司业务部提供的交易信息后，于每月第五个工作日12:00之前，通过外汇监管报送系统CFA模块“外汇质押人民币贷款”完成上月业务逐笔汇总数据报送。数据录入及报送按照外汇管理局《金融机构外汇业务数据采集规范1.3版》及《</w:t>
      </w:r>
      <w:del w:id="39" w:author="Kexin" w:date="2026-08-26T08:59:00Z">
        <w:r w:rsidDel="0006450E">
          <w:rPr>
            <w:rFonts w:ascii="仿宋" w:eastAsia="仿宋" w:hAnsi="仿宋" w:cs="仿宋" w:hint="eastAsia"/>
          </w:rPr>
          <w:delText>上海银行</w:delText>
        </w:r>
      </w:del>
      <w:ins w:id="40" w:author="Kexin" w:date="2026-08-26T08:59:00Z">
        <w:r w:rsidR="0006450E">
          <w:rPr>
            <w:rFonts w:ascii="仿宋" w:eastAsia="仿宋" w:hAnsi="仿宋" w:cs="仿宋" w:hint="eastAsia"/>
          </w:rPr>
          <w:t>xx银行</w:t>
        </w:r>
      </w:ins>
      <w:r>
        <w:rPr>
          <w:rFonts w:ascii="仿宋" w:eastAsia="仿宋" w:hAnsi="仿宋" w:cs="仿宋" w:hint="eastAsia"/>
        </w:rPr>
        <w:t>外汇监管报送系统管理规程》(</w:t>
      </w:r>
      <w:del w:id="41" w:author="Kexin" w:date="2026-08-26T09:00:00Z">
        <w:r w:rsidDel="0006450E">
          <w:rPr>
            <w:rFonts w:ascii="仿宋" w:eastAsia="仿宋" w:hAnsi="仿宋" w:cs="仿宋" w:hint="eastAsia"/>
            <w:lang w:bidi="ar"/>
          </w:rPr>
          <w:delText>上银</w:delText>
        </w:r>
      </w:del>
      <w:ins w:id="42" w:author="Kexin" w:date="2026-08-26T09:00:00Z">
        <w:r w:rsidR="0006450E">
          <w:rPr>
            <w:rFonts w:ascii="仿宋" w:eastAsia="仿宋" w:hAnsi="仿宋" w:cs="仿宋" w:hint="eastAsia"/>
            <w:lang w:bidi="ar"/>
          </w:rPr>
          <w:t>xxx</w:t>
        </w:r>
      </w:ins>
      <w:r>
        <w:rPr>
          <w:rFonts w:ascii="仿宋" w:eastAsia="仿宋" w:hAnsi="仿宋" w:cs="仿宋" w:hint="eastAsia"/>
          <w:lang w:bidi="ar"/>
        </w:rPr>
        <w:t>办〔2024〕7号)</w:t>
      </w:r>
      <w:r>
        <w:rPr>
          <w:rFonts w:ascii="仿宋" w:eastAsia="仿宋" w:hAnsi="仿宋" w:cs="仿宋" w:hint="eastAsia"/>
        </w:rPr>
        <w:t>及其修订文件的相关要求执行。</w:t>
      </w:r>
    </w:p>
    <w:p w14:paraId="25762911" w14:textId="77777777" w:rsidR="00531F4B"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sz w:val="28"/>
          <w:szCs w:val="28"/>
        </w:rPr>
        <w:t xml:space="preserve">第十七条  </w:t>
      </w:r>
      <w:r>
        <w:rPr>
          <w:rFonts w:ascii="仿宋" w:eastAsia="仿宋" w:hAnsi="仿宋" w:cs="仿宋" w:hint="eastAsia"/>
          <w:b/>
          <w:bCs/>
          <w:sz w:val="28"/>
          <w:szCs w:val="28"/>
        </w:rPr>
        <w:t>贷后管理</w:t>
      </w:r>
    </w:p>
    <w:p w14:paraId="4112482B" w14:textId="77777777" w:rsidR="00531F4B" w:rsidRDefault="00000000">
      <w:pPr>
        <w:tabs>
          <w:tab w:val="center" w:pos="4507"/>
        </w:tabs>
        <w:snapToGrid w:val="0"/>
        <w:spacing w:line="480" w:lineRule="exact"/>
        <w:ind w:firstLineChars="200" w:firstLine="560"/>
        <w:rPr>
          <w:sz w:val="28"/>
          <w:szCs w:val="28"/>
        </w:rPr>
      </w:pPr>
      <w:r>
        <w:rPr>
          <w:rFonts w:ascii="仿宋" w:eastAsia="仿宋" w:hAnsi="仿宋" w:cs="仿宋" w:hint="eastAsia"/>
          <w:sz w:val="28"/>
          <w:szCs w:val="28"/>
        </w:rPr>
        <w:t>各授信经办行应按我行相关对公客户授信后管理办法对应的授信后管理要求，履行贷后管理的职责。</w:t>
      </w:r>
    </w:p>
    <w:p w14:paraId="75676F09"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第十八条  授</w:t>
      </w:r>
      <w:proofErr w:type="gramStart"/>
      <w:r>
        <w:rPr>
          <w:rFonts w:ascii="仿宋" w:eastAsia="仿宋" w:hAnsi="仿宋" w:cs="仿宋" w:hint="eastAsia"/>
          <w:b/>
          <w:sz w:val="28"/>
          <w:szCs w:val="28"/>
        </w:rPr>
        <w:t>信正常</w:t>
      </w:r>
      <w:proofErr w:type="gramEnd"/>
      <w:r>
        <w:rPr>
          <w:rFonts w:ascii="仿宋" w:eastAsia="仿宋" w:hAnsi="仿宋" w:cs="仿宋" w:hint="eastAsia"/>
          <w:b/>
          <w:sz w:val="28"/>
          <w:szCs w:val="28"/>
        </w:rPr>
        <w:t>收回后的处理</w:t>
      </w:r>
    </w:p>
    <w:p w14:paraId="1C1BAF2C"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授信业务正常结清后，客户经理根据客户提交的加盖单位公章的保管清单第一联收执联及相应申请，填写“抵质押物退还审批表”、“撤销单位定期存单质押/处分单位定期存单的业务联系函”（详见附件1-4）等材料，附上还款凭证，提交经营单位放款支付审核岗人员审核，审核无误后，报放款支付审核</w:t>
      </w:r>
      <w:proofErr w:type="gramStart"/>
      <w:r>
        <w:rPr>
          <w:rFonts w:ascii="仿宋" w:eastAsia="仿宋" w:hAnsi="仿宋" w:cs="仿宋" w:hint="eastAsia"/>
          <w:sz w:val="28"/>
          <w:szCs w:val="28"/>
        </w:rPr>
        <w:t>岗相应</w:t>
      </w:r>
      <w:proofErr w:type="gramEnd"/>
      <w:r>
        <w:rPr>
          <w:rFonts w:ascii="仿宋" w:eastAsia="仿宋" w:hAnsi="仿宋" w:cs="仿宋" w:hint="eastAsia"/>
          <w:sz w:val="28"/>
          <w:szCs w:val="28"/>
        </w:rPr>
        <w:t>管理部门负责人核批。</w:t>
      </w:r>
    </w:p>
    <w:p w14:paraId="6D1BEB0C"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其中，</w:t>
      </w:r>
      <w:proofErr w:type="gramStart"/>
      <w:r>
        <w:rPr>
          <w:rFonts w:ascii="仿宋" w:eastAsia="仿宋" w:hAnsi="仿宋" w:cs="仿宋" w:hint="eastAsia"/>
          <w:sz w:val="28"/>
          <w:szCs w:val="28"/>
        </w:rPr>
        <w:t>对于非授信</w:t>
      </w:r>
      <w:proofErr w:type="gramEnd"/>
      <w:r>
        <w:rPr>
          <w:rFonts w:ascii="仿宋" w:eastAsia="仿宋" w:hAnsi="仿宋" w:cs="仿宋" w:hint="eastAsia"/>
          <w:sz w:val="28"/>
          <w:szCs w:val="28"/>
        </w:rPr>
        <w:t>网点开立的我</w:t>
      </w:r>
      <w:proofErr w:type="gramStart"/>
      <w:r>
        <w:rPr>
          <w:rFonts w:ascii="仿宋" w:eastAsia="仿宋" w:hAnsi="仿宋" w:cs="仿宋" w:hint="eastAsia"/>
          <w:sz w:val="28"/>
          <w:szCs w:val="28"/>
        </w:rPr>
        <w:t>行单位</w:t>
      </w:r>
      <w:proofErr w:type="gramEnd"/>
      <w:r>
        <w:rPr>
          <w:rFonts w:ascii="仿宋" w:eastAsia="仿宋" w:hAnsi="仿宋" w:cs="仿宋" w:hint="eastAsia"/>
          <w:sz w:val="28"/>
          <w:szCs w:val="28"/>
        </w:rPr>
        <w:t>定期存单，审批同意后，客户经理会同其他岗位</w:t>
      </w:r>
      <w:proofErr w:type="gramStart"/>
      <w:r>
        <w:rPr>
          <w:rFonts w:ascii="仿宋" w:eastAsia="仿宋" w:hAnsi="仿宋" w:cs="仿宋" w:hint="eastAsia"/>
          <w:sz w:val="28"/>
          <w:szCs w:val="28"/>
        </w:rPr>
        <w:t>人员至授信</w:t>
      </w:r>
      <w:proofErr w:type="gramEnd"/>
      <w:r>
        <w:rPr>
          <w:rFonts w:ascii="仿宋" w:eastAsia="仿宋" w:hAnsi="仿宋" w:cs="仿宋" w:hint="eastAsia"/>
          <w:sz w:val="28"/>
          <w:szCs w:val="28"/>
        </w:rPr>
        <w:t>经办行营业部取回单位定期存单后，至存款行换回原开户证实书，也可以由客户与客户经理共同至存款行换回原开户证实书，返还客户时，应办妥与客户的签收手续。</w:t>
      </w:r>
    </w:p>
    <w:p w14:paraId="631510CF"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第十九条</w:t>
      </w:r>
      <w:r>
        <w:rPr>
          <w:rFonts w:ascii="仿宋" w:eastAsia="仿宋" w:hAnsi="仿宋" w:cs="仿宋"/>
          <w:b/>
          <w:sz w:val="28"/>
          <w:szCs w:val="28"/>
        </w:rPr>
        <w:t xml:space="preserve"> </w:t>
      </w:r>
      <w:r>
        <w:rPr>
          <w:rFonts w:ascii="仿宋" w:eastAsia="仿宋" w:hAnsi="仿宋" w:cs="仿宋" w:hint="eastAsia"/>
          <w:b/>
          <w:sz w:val="28"/>
          <w:szCs w:val="28"/>
        </w:rPr>
        <w:t xml:space="preserve"> 单位定期存单提前兑现的处理</w:t>
      </w:r>
    </w:p>
    <w:p w14:paraId="3A32D34E" w14:textId="5D2CE1A8"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对于单位定期存单的到期日早于主债权到期日，在合同约定兑现的款项存入保证金账户情形的，客户经理应按第十八条相关要求将质押的单位定期存单换回原开户证实书，并按《</w:t>
      </w:r>
      <w:del w:id="43" w:author="Kexin" w:date="2026-08-26T08:59:00Z">
        <w:r w:rsidDel="0006450E">
          <w:rPr>
            <w:rFonts w:ascii="仿宋" w:eastAsia="仿宋" w:hAnsi="仿宋" w:cs="仿宋" w:hint="eastAsia"/>
            <w:sz w:val="28"/>
            <w:szCs w:val="28"/>
          </w:rPr>
          <w:delText>上海银行</w:delText>
        </w:r>
      </w:del>
      <w:ins w:id="44"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授信业务保证金管理办法》（</w:t>
      </w:r>
      <w:del w:id="45" w:author="Kexin" w:date="2026-08-26T09:00:00Z">
        <w:r w:rsidDel="0006450E">
          <w:rPr>
            <w:rFonts w:ascii="仿宋" w:eastAsia="仿宋" w:hAnsi="仿宋" w:cs="仿宋" w:hint="eastAsia"/>
            <w:sz w:val="28"/>
            <w:szCs w:val="28"/>
          </w:rPr>
          <w:delText>上银</w:delText>
        </w:r>
      </w:del>
      <w:ins w:id="46"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办〔2025〕8号）、《</w:t>
      </w:r>
      <w:del w:id="47" w:author="Kexin" w:date="2026-08-26T08:59:00Z">
        <w:r w:rsidDel="0006450E">
          <w:rPr>
            <w:rFonts w:ascii="仿宋" w:eastAsia="仿宋" w:hAnsi="仿宋" w:cs="仿宋" w:hint="eastAsia"/>
            <w:sz w:val="28"/>
            <w:szCs w:val="28"/>
          </w:rPr>
          <w:delText>上海银行</w:delText>
        </w:r>
      </w:del>
      <w:ins w:id="48"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授信业务保证金运营管理规程》（</w:t>
      </w:r>
      <w:del w:id="49" w:author="Kexin" w:date="2026-08-26T09:00:00Z">
        <w:r w:rsidDel="0006450E">
          <w:rPr>
            <w:rFonts w:ascii="仿宋" w:eastAsia="仿宋" w:hAnsi="仿宋" w:cs="仿宋" w:hint="eastAsia"/>
            <w:sz w:val="28"/>
            <w:szCs w:val="28"/>
          </w:rPr>
          <w:delText>上银</w:delText>
        </w:r>
      </w:del>
      <w:ins w:id="50"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办〔2025〕83号）及其修订文件的相关规定将存单销户资金转入保证金账户，并对资金进行管控，</w:t>
      </w:r>
      <w:proofErr w:type="gramStart"/>
      <w:r>
        <w:rPr>
          <w:rFonts w:ascii="仿宋" w:eastAsia="仿宋" w:hAnsi="仿宋" w:cs="仿宋" w:hint="eastAsia"/>
          <w:sz w:val="28"/>
          <w:szCs w:val="28"/>
        </w:rPr>
        <w:t>与授信</w:t>
      </w:r>
      <w:proofErr w:type="gramEnd"/>
      <w:r>
        <w:rPr>
          <w:rFonts w:ascii="仿宋" w:eastAsia="仿宋" w:hAnsi="仿宋" w:cs="仿宋" w:hint="eastAsia"/>
          <w:sz w:val="28"/>
          <w:szCs w:val="28"/>
        </w:rPr>
        <w:t>业务形成对应。</w:t>
      </w:r>
    </w:p>
    <w:p w14:paraId="4AE125B6" w14:textId="77777777" w:rsidR="00531F4B" w:rsidRDefault="00000000">
      <w:pPr>
        <w:snapToGrid w:val="0"/>
        <w:spacing w:line="480" w:lineRule="exact"/>
        <w:ind w:firstLineChars="200" w:firstLine="562"/>
        <w:rPr>
          <w:rFonts w:ascii="仿宋" w:eastAsia="仿宋" w:hAnsi="仿宋" w:cs="仿宋" w:hint="eastAsia"/>
          <w:sz w:val="28"/>
          <w:szCs w:val="28"/>
        </w:rPr>
      </w:pPr>
      <w:r>
        <w:rPr>
          <w:rFonts w:ascii="仿宋" w:eastAsia="仿宋" w:hAnsi="仿宋" w:cs="仿宋" w:hint="eastAsia"/>
          <w:b/>
          <w:sz w:val="28"/>
          <w:szCs w:val="28"/>
        </w:rPr>
        <w:t>第二十条  依法处分单位定期存单</w:t>
      </w:r>
    </w:p>
    <w:p w14:paraId="3A7090CF"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若受信客户或出质人发生被宣告破产或解散的情形，或受信客户违约、我行依法提前收回授信，或授信业务逾期的，授信经办行应依法</w:t>
      </w:r>
      <w:proofErr w:type="gramStart"/>
      <w:r>
        <w:rPr>
          <w:rFonts w:ascii="仿宋" w:eastAsia="仿宋" w:hAnsi="仿宋" w:cs="仿宋" w:hint="eastAsia"/>
          <w:sz w:val="28"/>
          <w:szCs w:val="28"/>
        </w:rPr>
        <w:t>定方式</w:t>
      </w:r>
      <w:proofErr w:type="gramEnd"/>
      <w:r>
        <w:rPr>
          <w:rFonts w:ascii="仿宋" w:eastAsia="仿宋" w:hAnsi="仿宋" w:cs="仿宋" w:hint="eastAsia"/>
          <w:sz w:val="28"/>
          <w:szCs w:val="28"/>
        </w:rPr>
        <w:t>处分单位定期存单。</w:t>
      </w:r>
    </w:p>
    <w:p w14:paraId="0B7018F0" w14:textId="1DD9DDDF"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处分前应履行有条件撤销质押的审批手续。客户经理填写“抵质押物调用/外借/释放审批表”、“撤销单位定期存单质押/处分单位定期单位定期存单的联系函”等材料，提交经营单位放款支付审核岗人员审核，审核无误后，报放款支付审核</w:t>
      </w:r>
      <w:proofErr w:type="gramStart"/>
      <w:r>
        <w:rPr>
          <w:rFonts w:ascii="仿宋" w:eastAsia="仿宋" w:hAnsi="仿宋" w:cs="仿宋" w:hint="eastAsia"/>
          <w:sz w:val="28"/>
          <w:szCs w:val="28"/>
        </w:rPr>
        <w:t>岗相应</w:t>
      </w:r>
      <w:proofErr w:type="gramEnd"/>
      <w:r>
        <w:rPr>
          <w:rFonts w:ascii="仿宋" w:eastAsia="仿宋" w:hAnsi="仿宋" w:cs="仿宋" w:hint="eastAsia"/>
          <w:sz w:val="28"/>
          <w:szCs w:val="28"/>
        </w:rPr>
        <w:t>管理部门负责人核批。具体审核释放流程按《</w:t>
      </w:r>
      <w:del w:id="51" w:author="Kexin" w:date="2026-08-26T08:59:00Z">
        <w:r w:rsidDel="0006450E">
          <w:rPr>
            <w:rFonts w:ascii="仿宋" w:eastAsia="仿宋" w:hAnsi="仿宋" w:cs="仿宋" w:hint="eastAsia"/>
            <w:sz w:val="28"/>
            <w:szCs w:val="28"/>
          </w:rPr>
          <w:delText>上海银行</w:delText>
        </w:r>
      </w:del>
      <w:ins w:id="52"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公司信贷业务操作规程》（</w:t>
      </w:r>
      <w:del w:id="53" w:author="Kexin" w:date="2026-08-26T09:00:00Z">
        <w:r w:rsidDel="0006450E">
          <w:rPr>
            <w:rFonts w:ascii="仿宋" w:eastAsia="仿宋" w:hAnsi="仿宋" w:cs="仿宋" w:hint="eastAsia"/>
            <w:sz w:val="28"/>
            <w:szCs w:val="28"/>
          </w:rPr>
          <w:delText>上银</w:delText>
        </w:r>
      </w:del>
      <w:ins w:id="54"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办〔2021〕5号）及其修订文件中权证变更、出借的规定执行。</w:t>
      </w:r>
    </w:p>
    <w:p w14:paraId="66796A74"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审批同意后，放款支付审核岗人员将单位定期存单、“撤销单位定期存单质押/处分单位定期存单的联系函”按总行相关规定递交营业部，营业部将存款支取或提前兑现并立即用于归还</w:t>
      </w:r>
      <w:proofErr w:type="gramStart"/>
      <w:r>
        <w:rPr>
          <w:rFonts w:ascii="仿宋" w:eastAsia="仿宋" w:hAnsi="仿宋" w:cs="仿宋" w:hint="eastAsia"/>
          <w:sz w:val="28"/>
          <w:szCs w:val="28"/>
        </w:rPr>
        <w:t>我行授信</w:t>
      </w:r>
      <w:proofErr w:type="gramEnd"/>
      <w:r>
        <w:rPr>
          <w:rFonts w:ascii="仿宋" w:eastAsia="仿宋" w:hAnsi="仿宋" w:cs="仿宋" w:hint="eastAsia"/>
          <w:sz w:val="28"/>
          <w:szCs w:val="28"/>
        </w:rPr>
        <w:t>本息。</w:t>
      </w:r>
      <w:proofErr w:type="gramStart"/>
      <w:r>
        <w:rPr>
          <w:rFonts w:ascii="仿宋" w:eastAsia="仿宋" w:hAnsi="仿宋" w:cs="仿宋" w:hint="eastAsia"/>
          <w:sz w:val="28"/>
          <w:szCs w:val="28"/>
        </w:rPr>
        <w:t>对于跨授信</w:t>
      </w:r>
      <w:proofErr w:type="gramEnd"/>
      <w:r>
        <w:rPr>
          <w:rFonts w:ascii="仿宋" w:eastAsia="仿宋" w:hAnsi="仿宋" w:cs="仿宋" w:hint="eastAsia"/>
          <w:sz w:val="28"/>
          <w:szCs w:val="28"/>
        </w:rPr>
        <w:t>网点开立的我</w:t>
      </w:r>
      <w:proofErr w:type="gramStart"/>
      <w:r>
        <w:rPr>
          <w:rFonts w:ascii="仿宋" w:eastAsia="仿宋" w:hAnsi="仿宋" w:cs="仿宋" w:hint="eastAsia"/>
          <w:sz w:val="28"/>
          <w:szCs w:val="28"/>
        </w:rPr>
        <w:t>行单位</w:t>
      </w:r>
      <w:proofErr w:type="gramEnd"/>
      <w:r>
        <w:rPr>
          <w:rFonts w:ascii="仿宋" w:eastAsia="仿宋" w:hAnsi="仿宋" w:cs="仿宋" w:hint="eastAsia"/>
          <w:sz w:val="28"/>
          <w:szCs w:val="28"/>
        </w:rPr>
        <w:t>定期存单，应由客户经理会同其他岗位人员将以上资料交存款行，存款行审核无误后，将存款支取或提前兑现并立即用于归还</w:t>
      </w:r>
      <w:proofErr w:type="gramStart"/>
      <w:r>
        <w:rPr>
          <w:rFonts w:ascii="仿宋" w:eastAsia="仿宋" w:hAnsi="仿宋" w:cs="仿宋" w:hint="eastAsia"/>
          <w:sz w:val="28"/>
          <w:szCs w:val="28"/>
        </w:rPr>
        <w:t>我行授信</w:t>
      </w:r>
      <w:proofErr w:type="gramEnd"/>
      <w:r>
        <w:rPr>
          <w:rFonts w:ascii="仿宋" w:eastAsia="仿宋" w:hAnsi="仿宋" w:cs="仿宋" w:hint="eastAsia"/>
          <w:sz w:val="28"/>
          <w:szCs w:val="28"/>
        </w:rPr>
        <w:t>本息。处分单位定期存单过程中应注意支取与还款无缝对接，杜绝操作风险。</w:t>
      </w:r>
    </w:p>
    <w:p w14:paraId="5AF5D7FA"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单位定期存单处分所得不足偿付款项的，应向受信人另行追偿；偿还</w:t>
      </w:r>
      <w:r>
        <w:rPr>
          <w:rFonts w:ascii="仿宋" w:eastAsia="仿宋" w:hAnsi="仿宋" w:cs="仿宋" w:hint="eastAsia"/>
          <w:sz w:val="28"/>
          <w:szCs w:val="28"/>
        </w:rPr>
        <w:lastRenderedPageBreak/>
        <w:t>款项后有剩余的，超出部分退还出质人。</w:t>
      </w:r>
    </w:p>
    <w:p w14:paraId="246B8AFB"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第二十一条  单位定期存单挂失的处理</w:t>
      </w:r>
    </w:p>
    <w:p w14:paraId="4CBF8E02"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质押期间，质押的单位定期存单丢失时，授信经办行应向存款行营业部提交挂失申请书、质押合同副本复印件和经办人身份证件。若遇特殊情况，可以用口头或函电形式，</w:t>
      </w:r>
      <w:proofErr w:type="gramStart"/>
      <w:r>
        <w:rPr>
          <w:rFonts w:ascii="仿宋" w:eastAsia="仿宋" w:hAnsi="仿宋" w:cs="仿宋" w:hint="eastAsia"/>
          <w:sz w:val="28"/>
          <w:szCs w:val="28"/>
        </w:rPr>
        <w:t>但授信</w:t>
      </w:r>
      <w:proofErr w:type="gramEnd"/>
      <w:r>
        <w:rPr>
          <w:rFonts w:ascii="仿宋" w:eastAsia="仿宋" w:hAnsi="仿宋" w:cs="仿宋" w:hint="eastAsia"/>
          <w:sz w:val="28"/>
          <w:szCs w:val="28"/>
        </w:rPr>
        <w:t>经办行应在五个工作日内向存款行营业部补办书面挂失手续。存款行营业部核实后于七个工作日内补开单位定期存单。</w:t>
      </w:r>
    </w:p>
    <w:p w14:paraId="6BB7BFDC" w14:textId="77777777" w:rsidR="00531F4B" w:rsidRDefault="00000000">
      <w:pPr>
        <w:snapToGrid w:val="0"/>
        <w:spacing w:line="480" w:lineRule="exact"/>
        <w:ind w:firstLineChars="200" w:firstLine="560"/>
        <w:rPr>
          <w:rFonts w:ascii="仿宋_GB2312" w:eastAsia="仿宋_GB2312" w:hAnsi="宋体" w:hint="eastAsia"/>
          <w:sz w:val="28"/>
          <w:szCs w:val="28"/>
        </w:rPr>
      </w:pPr>
      <w:r>
        <w:rPr>
          <w:rFonts w:ascii="仿宋" w:eastAsia="仿宋" w:hAnsi="仿宋" w:cs="仿宋" w:hint="eastAsia"/>
          <w:sz w:val="28"/>
          <w:szCs w:val="28"/>
        </w:rPr>
        <w:t>质押期间，我行不得受理出质人提出的挂失申请</w:t>
      </w:r>
      <w:r>
        <w:rPr>
          <w:rFonts w:ascii="仿宋_GB2312" w:eastAsia="仿宋_GB2312" w:hAnsi="宋体"/>
          <w:sz w:val="28"/>
          <w:szCs w:val="28"/>
        </w:rPr>
        <w:t>。</w:t>
      </w:r>
    </w:p>
    <w:p w14:paraId="034852A9" w14:textId="77777777" w:rsidR="00531F4B" w:rsidRDefault="00531F4B">
      <w:pPr>
        <w:snapToGrid w:val="0"/>
        <w:spacing w:line="480" w:lineRule="exact"/>
        <w:ind w:firstLineChars="200" w:firstLine="560"/>
        <w:rPr>
          <w:rFonts w:ascii="仿宋_GB2312" w:eastAsia="仿宋_GB2312" w:hAnsi="宋体" w:hint="eastAsia"/>
          <w:sz w:val="28"/>
          <w:szCs w:val="28"/>
        </w:rPr>
      </w:pPr>
    </w:p>
    <w:p w14:paraId="0897DB10" w14:textId="77777777" w:rsidR="00531F4B" w:rsidRDefault="00000000">
      <w:pPr>
        <w:snapToGrid w:val="0"/>
        <w:spacing w:line="480" w:lineRule="exact"/>
        <w:jc w:val="center"/>
        <w:rPr>
          <w:rFonts w:ascii="黑体" w:eastAsia="黑体"/>
          <w:sz w:val="28"/>
          <w:szCs w:val="28"/>
        </w:rPr>
      </w:pPr>
      <w:r>
        <w:rPr>
          <w:rFonts w:ascii="黑体" w:eastAsia="黑体" w:hint="eastAsia"/>
          <w:sz w:val="28"/>
          <w:szCs w:val="28"/>
        </w:rPr>
        <w:t>第四章  附  则</w:t>
      </w:r>
    </w:p>
    <w:p w14:paraId="44BBBB19" w14:textId="77777777" w:rsidR="00531F4B" w:rsidRDefault="00531F4B">
      <w:pPr>
        <w:pStyle w:val="ad"/>
        <w:snapToGrid w:val="0"/>
        <w:spacing w:line="480" w:lineRule="exact"/>
      </w:pPr>
    </w:p>
    <w:p w14:paraId="71058716"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第二十二条  职责分工</w:t>
      </w:r>
    </w:p>
    <w:p w14:paraId="7C1C3FD0"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总行公司业务部负责起草和修订单位定期存单质押授信业务管理规章，并指导、督查各经营单位的业务操作。</w:t>
      </w:r>
    </w:p>
    <w:p w14:paraId="62C91342"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总行普惠业务部和国际业务部负责按本规程规定指导、督查各经营单位的条</w:t>
      </w:r>
      <w:proofErr w:type="gramStart"/>
      <w:r>
        <w:rPr>
          <w:rFonts w:ascii="仿宋" w:eastAsia="仿宋" w:hAnsi="仿宋" w:cs="仿宋" w:hint="eastAsia"/>
          <w:sz w:val="28"/>
          <w:szCs w:val="28"/>
        </w:rPr>
        <w:t>线业务</w:t>
      </w:r>
      <w:proofErr w:type="gramEnd"/>
      <w:r>
        <w:rPr>
          <w:rFonts w:ascii="仿宋" w:eastAsia="仿宋" w:hAnsi="仿宋" w:cs="仿宋" w:hint="eastAsia"/>
          <w:sz w:val="28"/>
          <w:szCs w:val="28"/>
        </w:rPr>
        <w:t>操作。</w:t>
      </w:r>
    </w:p>
    <w:p w14:paraId="56F4BF30"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总行运营管理部负责按本规程指导各经营单位定期存单的开立、冻结与止付等柜面操作。</w:t>
      </w:r>
    </w:p>
    <w:p w14:paraId="06578A14" w14:textId="77777777" w:rsidR="00531F4B" w:rsidRDefault="00000000">
      <w:pPr>
        <w:snapToGrid w:val="0"/>
        <w:spacing w:line="480" w:lineRule="exact"/>
        <w:ind w:firstLineChars="200" w:firstLine="560"/>
        <w:rPr>
          <w:rFonts w:ascii="黑体" w:eastAsia="黑体"/>
          <w:sz w:val="28"/>
          <w:szCs w:val="28"/>
        </w:rPr>
      </w:pPr>
      <w:r>
        <w:rPr>
          <w:rFonts w:ascii="仿宋" w:eastAsia="仿宋" w:hAnsi="仿宋" w:cs="仿宋" w:hint="eastAsia"/>
          <w:sz w:val="28"/>
          <w:szCs w:val="28"/>
        </w:rPr>
        <w:t>各经营单位在授信尽职调查、审批及放款支付等环节，按照本规程规定执行。</w:t>
      </w:r>
    </w:p>
    <w:p w14:paraId="6758DB7C"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第二十三条  反洗钱工作</w:t>
      </w:r>
    </w:p>
    <w:p w14:paraId="56E9030E" w14:textId="033D8207" w:rsidR="00531F4B" w:rsidRDefault="00000000">
      <w:pPr>
        <w:numPr>
          <w:ilvl w:val="255"/>
          <w:numId w:val="0"/>
        </w:numPr>
        <w:tabs>
          <w:tab w:val="left" w:pos="14"/>
        </w:tabs>
        <w:snapToGrid w:val="0"/>
        <w:spacing w:line="480" w:lineRule="exact"/>
        <w:ind w:firstLineChars="200" w:firstLine="560"/>
        <w:rPr>
          <w:rFonts w:ascii="仿宋" w:eastAsia="仿宋" w:hAnsi="仿宋" w:cs="仿宋" w:hint="eastAsia"/>
          <w:bCs/>
          <w:sz w:val="28"/>
          <w:szCs w:val="28"/>
        </w:rPr>
      </w:pPr>
      <w:r>
        <w:rPr>
          <w:rFonts w:ascii="仿宋" w:eastAsia="仿宋" w:hAnsi="仿宋" w:cs="仿宋" w:hint="eastAsia"/>
          <w:sz w:val="28"/>
          <w:szCs w:val="28"/>
        </w:rPr>
        <w:t>各经营单位在开展业务时，应严格按照我行反洗</w:t>
      </w:r>
      <w:proofErr w:type="gramStart"/>
      <w:r>
        <w:rPr>
          <w:rFonts w:ascii="仿宋" w:eastAsia="仿宋" w:hAnsi="仿宋" w:cs="仿宋" w:hint="eastAsia"/>
          <w:sz w:val="28"/>
          <w:szCs w:val="28"/>
        </w:rPr>
        <w:t>钱各项</w:t>
      </w:r>
      <w:proofErr w:type="gramEnd"/>
      <w:r>
        <w:rPr>
          <w:rFonts w:ascii="仿宋" w:eastAsia="仿宋" w:hAnsi="仿宋" w:cs="仿宋" w:hint="eastAsia"/>
          <w:sz w:val="28"/>
          <w:szCs w:val="28"/>
        </w:rPr>
        <w:t>内控制度，以及《关于进一步做好公司业务洗钱和恐怖融资风险管理工作的通知》（</w:t>
      </w:r>
      <w:del w:id="55" w:author="Kexin" w:date="2026-08-26T09:00:00Z">
        <w:r w:rsidDel="0006450E">
          <w:rPr>
            <w:rFonts w:ascii="仿宋" w:eastAsia="仿宋" w:hAnsi="仿宋" w:cs="仿宋" w:hint="eastAsia"/>
            <w:sz w:val="28"/>
            <w:szCs w:val="28"/>
          </w:rPr>
          <w:delText>上银</w:delText>
        </w:r>
      </w:del>
      <w:ins w:id="56"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公〔2023〕11号）、《</w:t>
      </w:r>
      <w:del w:id="57" w:author="Kexin" w:date="2026-08-26T08:59:00Z">
        <w:r w:rsidDel="0006450E">
          <w:rPr>
            <w:rFonts w:ascii="仿宋" w:eastAsia="仿宋" w:hAnsi="仿宋" w:cs="仿宋" w:hint="eastAsia"/>
            <w:sz w:val="28"/>
            <w:szCs w:val="28"/>
          </w:rPr>
          <w:delText>上海银行</w:delText>
        </w:r>
      </w:del>
      <w:ins w:id="58"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跨境业务洗钱和恐怖融资风险管理规程》（</w:t>
      </w:r>
      <w:del w:id="59" w:author="Kexin" w:date="2026-08-26T09:00:00Z">
        <w:r w:rsidDel="0006450E">
          <w:rPr>
            <w:rFonts w:ascii="仿宋" w:eastAsia="仿宋" w:hAnsi="仿宋" w:cs="仿宋" w:hint="eastAsia"/>
            <w:sz w:val="28"/>
            <w:szCs w:val="28"/>
          </w:rPr>
          <w:delText>上银</w:delText>
        </w:r>
      </w:del>
      <w:ins w:id="60"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办〔2025〕110号）及其修订文件等规定要求，认真开展客户身份识别与尽职调查、客户身份资料及交易记录保存、客户洗钱风险评估与分类管理、反洗钱和反恐怖融资名单监控等工作，切实履行反洗钱法定义务，有效防范洗钱风险。原则上不得为我行洗钱风险等级为较高风险的客户办理业务，如存在特殊情况的，应在强化尽职调查的基础上采取合理有效的风险控制</w:t>
      </w:r>
      <w:r>
        <w:rPr>
          <w:rFonts w:ascii="仿宋" w:eastAsia="仿宋" w:hAnsi="仿宋" w:cs="仿宋" w:hint="eastAsia"/>
          <w:sz w:val="28"/>
          <w:szCs w:val="28"/>
        </w:rPr>
        <w:lastRenderedPageBreak/>
        <w:t>措施，填报并留存客户加强型尽职调查报告及相关材料，</w:t>
      </w:r>
      <w:proofErr w:type="gramStart"/>
      <w:r>
        <w:rPr>
          <w:rFonts w:ascii="仿宋" w:eastAsia="仿宋" w:hAnsi="仿宋" w:cs="仿宋" w:hint="eastAsia"/>
          <w:sz w:val="28"/>
          <w:szCs w:val="28"/>
        </w:rPr>
        <w:t>经经营</w:t>
      </w:r>
      <w:proofErr w:type="gramEnd"/>
      <w:r>
        <w:rPr>
          <w:rFonts w:ascii="仿宋" w:eastAsia="仿宋" w:hAnsi="仿宋" w:cs="仿宋" w:hint="eastAsia"/>
          <w:sz w:val="28"/>
          <w:szCs w:val="28"/>
        </w:rPr>
        <w:t>单位反洗</w:t>
      </w:r>
      <w:proofErr w:type="gramStart"/>
      <w:r>
        <w:rPr>
          <w:rFonts w:ascii="仿宋" w:eastAsia="仿宋" w:hAnsi="仿宋" w:cs="仿宋" w:hint="eastAsia"/>
          <w:sz w:val="28"/>
          <w:szCs w:val="28"/>
        </w:rPr>
        <w:t>钱工作</w:t>
      </w:r>
      <w:proofErr w:type="gramEnd"/>
      <w:r>
        <w:rPr>
          <w:rFonts w:ascii="仿宋" w:eastAsia="仿宋" w:hAnsi="仿宋" w:cs="仿宋" w:hint="eastAsia"/>
          <w:sz w:val="28"/>
          <w:szCs w:val="28"/>
        </w:rPr>
        <w:t>领导小组审批后执行。对于洗钱风险等级为高风险的借款人，应拒绝业务申请。</w:t>
      </w:r>
    </w:p>
    <w:p w14:paraId="44271637"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第二十四条  责任追究</w:t>
      </w:r>
    </w:p>
    <w:p w14:paraId="2A8C0590" w14:textId="77777777" w:rsidR="00531F4B" w:rsidRDefault="00000000">
      <w:pPr>
        <w:snapToGrid w:val="0"/>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对于违反监管规定或本规程的相关违规问题责任人，应按照我行相关制度进行责任追究，包括问责、违规积分、条线限制性或约束性措施等；</w:t>
      </w:r>
      <w:proofErr w:type="gramStart"/>
      <w:r>
        <w:rPr>
          <w:rFonts w:ascii="仿宋" w:eastAsia="仿宋" w:hAnsi="仿宋" w:cs="仿宋" w:hint="eastAsia"/>
          <w:bCs/>
          <w:sz w:val="28"/>
          <w:szCs w:val="28"/>
        </w:rPr>
        <w:t>符合问</w:t>
      </w:r>
      <w:proofErr w:type="gramEnd"/>
      <w:r>
        <w:rPr>
          <w:rFonts w:ascii="仿宋" w:eastAsia="仿宋" w:hAnsi="仿宋" w:cs="仿宋" w:hint="eastAsia"/>
          <w:bCs/>
          <w:sz w:val="28"/>
          <w:szCs w:val="28"/>
        </w:rPr>
        <w:t>责发起标准的，应根据违规情节和危害后果对责任人</w:t>
      </w:r>
      <w:proofErr w:type="gramStart"/>
      <w:r>
        <w:rPr>
          <w:rFonts w:ascii="仿宋" w:eastAsia="仿宋" w:hAnsi="仿宋" w:cs="仿宋" w:hint="eastAsia"/>
          <w:bCs/>
          <w:sz w:val="28"/>
          <w:szCs w:val="28"/>
        </w:rPr>
        <w:t>开展问</w:t>
      </w:r>
      <w:proofErr w:type="gramEnd"/>
      <w:r>
        <w:rPr>
          <w:rFonts w:ascii="仿宋" w:eastAsia="仿宋" w:hAnsi="仿宋" w:cs="仿宋" w:hint="eastAsia"/>
          <w:bCs/>
          <w:sz w:val="28"/>
          <w:szCs w:val="28"/>
        </w:rPr>
        <w:t>责。</w:t>
      </w:r>
    </w:p>
    <w:p w14:paraId="58BE2706"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第二十五条  解释部门</w:t>
      </w:r>
    </w:p>
    <w:p w14:paraId="11EBF67C" w14:textId="77777777"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本规程由总行公司业务部负责解释。</w:t>
      </w:r>
    </w:p>
    <w:p w14:paraId="245BBCB4" w14:textId="77777777" w:rsidR="00531F4B" w:rsidRDefault="00000000">
      <w:pPr>
        <w:snapToGrid w:val="0"/>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t>第二十六条  生效施行</w:t>
      </w:r>
    </w:p>
    <w:p w14:paraId="6E630E12" w14:textId="69B1FD50" w:rsidR="00531F4B"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本规程自印发之日起施行。自本规程施行之日起，原《</w:t>
      </w:r>
      <w:del w:id="61" w:author="Kexin" w:date="2026-08-26T08:59:00Z">
        <w:r w:rsidDel="0006450E">
          <w:rPr>
            <w:rFonts w:ascii="仿宋" w:eastAsia="仿宋" w:hAnsi="仿宋" w:cs="仿宋" w:hint="eastAsia"/>
            <w:sz w:val="28"/>
            <w:szCs w:val="28"/>
          </w:rPr>
          <w:delText>上海银行</w:delText>
        </w:r>
      </w:del>
      <w:ins w:id="62" w:author="Kexin" w:date="2026-08-26T08:59:00Z">
        <w:r w:rsidR="0006450E">
          <w:rPr>
            <w:rFonts w:ascii="仿宋" w:eastAsia="仿宋" w:hAnsi="仿宋" w:cs="仿宋" w:hint="eastAsia"/>
            <w:sz w:val="28"/>
            <w:szCs w:val="28"/>
          </w:rPr>
          <w:t>xx银行</w:t>
        </w:r>
      </w:ins>
      <w:r>
        <w:rPr>
          <w:rFonts w:ascii="仿宋" w:eastAsia="仿宋" w:hAnsi="仿宋" w:cs="仿宋" w:hint="eastAsia"/>
          <w:sz w:val="28"/>
          <w:szCs w:val="28"/>
        </w:rPr>
        <w:t>单位定期存单质押授信业务操作规程（2024年版）》（</w:t>
      </w:r>
      <w:del w:id="63" w:author="Kexin" w:date="2026-08-26T09:00:00Z">
        <w:r w:rsidDel="0006450E">
          <w:rPr>
            <w:rFonts w:ascii="仿宋" w:eastAsia="仿宋" w:hAnsi="仿宋" w:cs="仿宋" w:hint="eastAsia"/>
            <w:sz w:val="28"/>
            <w:szCs w:val="28"/>
          </w:rPr>
          <w:delText>上银</w:delText>
        </w:r>
      </w:del>
      <w:ins w:id="64" w:author="Kexin" w:date="2026-08-26T09:00:00Z">
        <w:r w:rsidR="0006450E">
          <w:rPr>
            <w:rFonts w:ascii="仿宋" w:eastAsia="仿宋" w:hAnsi="仿宋" w:cs="仿宋" w:hint="eastAsia"/>
            <w:sz w:val="28"/>
            <w:szCs w:val="28"/>
          </w:rPr>
          <w:t>xxx</w:t>
        </w:r>
      </w:ins>
      <w:r>
        <w:rPr>
          <w:rFonts w:ascii="仿宋" w:eastAsia="仿宋" w:hAnsi="仿宋" w:cs="仿宋" w:hint="eastAsia"/>
          <w:sz w:val="28"/>
          <w:szCs w:val="28"/>
        </w:rPr>
        <w:t>办〔2024〕219号）同时废止。</w:t>
      </w:r>
    </w:p>
    <w:p w14:paraId="691FA9B8" w14:textId="77777777" w:rsidR="00531F4B" w:rsidRDefault="00531F4B">
      <w:pPr>
        <w:snapToGrid w:val="0"/>
        <w:spacing w:line="480" w:lineRule="exact"/>
        <w:ind w:firstLineChars="200" w:firstLine="560"/>
        <w:rPr>
          <w:rFonts w:ascii="仿宋" w:eastAsia="仿宋" w:hAnsi="仿宋" w:cs="仿宋" w:hint="eastAsia"/>
          <w:sz w:val="28"/>
          <w:szCs w:val="28"/>
        </w:rPr>
      </w:pPr>
    </w:p>
    <w:p w14:paraId="7EBEE84F" w14:textId="77777777" w:rsidR="00531F4B" w:rsidRDefault="00000000">
      <w:pPr>
        <w:snapToGrid w:val="0"/>
        <w:spacing w:line="480" w:lineRule="exact"/>
        <w:rPr>
          <w:rFonts w:ascii="仿宋" w:eastAsia="仿宋" w:hAnsi="仿宋" w:cs="仿宋" w:hint="eastAsia"/>
          <w:sz w:val="28"/>
          <w:szCs w:val="28"/>
        </w:rPr>
      </w:pPr>
      <w:r>
        <w:rPr>
          <w:rFonts w:ascii="仿宋" w:eastAsia="仿宋" w:hAnsi="仿宋" w:cs="仿宋" w:hint="eastAsia"/>
          <w:sz w:val="28"/>
          <w:szCs w:val="28"/>
        </w:rPr>
        <w:t xml:space="preserve">    附件：1-1.开具单位定期存单授权委托书</w:t>
      </w:r>
    </w:p>
    <w:p w14:paraId="7CE31130" w14:textId="77777777" w:rsidR="00531F4B" w:rsidRDefault="00000000">
      <w:pPr>
        <w:snapToGrid w:val="0"/>
        <w:spacing w:line="480" w:lineRule="exact"/>
        <w:rPr>
          <w:rFonts w:ascii="仿宋" w:eastAsia="仿宋" w:hAnsi="仿宋" w:cs="仿宋" w:hint="eastAsia"/>
          <w:sz w:val="28"/>
          <w:szCs w:val="28"/>
        </w:rPr>
      </w:pPr>
      <w:r>
        <w:rPr>
          <w:rFonts w:ascii="仿宋" w:eastAsia="仿宋" w:hAnsi="仿宋" w:cs="仿宋" w:hint="eastAsia"/>
          <w:sz w:val="28"/>
          <w:szCs w:val="28"/>
        </w:rPr>
        <w:t xml:space="preserve">          1-2.开具单位定期存单申请书</w:t>
      </w:r>
    </w:p>
    <w:p w14:paraId="2E174D42" w14:textId="77777777" w:rsidR="00531F4B" w:rsidRDefault="00000000">
      <w:pPr>
        <w:snapToGrid w:val="0"/>
        <w:spacing w:line="480" w:lineRule="exact"/>
        <w:rPr>
          <w:rFonts w:ascii="仿宋" w:eastAsia="仿宋" w:hAnsi="仿宋" w:cs="仿宋" w:hint="eastAsia"/>
          <w:sz w:val="28"/>
          <w:szCs w:val="28"/>
        </w:rPr>
      </w:pPr>
      <w:r>
        <w:rPr>
          <w:rFonts w:ascii="仿宋" w:eastAsia="仿宋" w:hAnsi="仿宋" w:cs="仿宋" w:hint="eastAsia"/>
          <w:sz w:val="28"/>
          <w:szCs w:val="28"/>
        </w:rPr>
        <w:t xml:space="preserve">          1-3.单位定期存单确认书</w:t>
      </w:r>
    </w:p>
    <w:p w14:paraId="4EFBA954" w14:textId="77777777" w:rsidR="00531F4B" w:rsidRDefault="00000000">
      <w:pPr>
        <w:snapToGrid w:val="0"/>
        <w:spacing w:line="480" w:lineRule="exact"/>
        <w:rPr>
          <w:rFonts w:ascii="仿宋" w:eastAsia="仿宋" w:hAnsi="仿宋" w:cs="仿宋" w:hint="eastAsia"/>
          <w:sz w:val="28"/>
          <w:szCs w:val="28"/>
        </w:rPr>
      </w:pPr>
      <w:r>
        <w:rPr>
          <w:rFonts w:ascii="仿宋" w:eastAsia="仿宋" w:hAnsi="仿宋" w:cs="仿宋" w:hint="eastAsia"/>
          <w:sz w:val="28"/>
          <w:szCs w:val="28"/>
        </w:rPr>
        <w:t xml:space="preserve">          1-4.撤销单位定期存单质押/处分单位定期存单的联系函</w:t>
      </w:r>
    </w:p>
    <w:p w14:paraId="279BD8E1" w14:textId="77777777" w:rsidR="00531F4B" w:rsidRDefault="00000000">
      <w:pPr>
        <w:snapToGrid w:val="0"/>
        <w:spacing w:line="480" w:lineRule="exact"/>
        <w:rPr>
          <w:rFonts w:ascii="仿宋" w:eastAsia="仿宋" w:hAnsi="仿宋" w:cs="仿宋" w:hint="eastAsia"/>
          <w:sz w:val="28"/>
          <w:szCs w:val="28"/>
        </w:rPr>
      </w:pPr>
      <w:r>
        <w:rPr>
          <w:rFonts w:ascii="仿宋" w:eastAsia="仿宋" w:hAnsi="仿宋" w:cs="仿宋" w:hint="eastAsia"/>
          <w:sz w:val="28"/>
          <w:szCs w:val="28"/>
        </w:rPr>
        <w:t xml:space="preserve">          1-5.最高额质押合同（适用于单位定期存单质押）</w:t>
      </w:r>
    </w:p>
    <w:p w14:paraId="20DBEFA8" w14:textId="77777777" w:rsidR="00531F4B" w:rsidRDefault="00000000">
      <w:pPr>
        <w:snapToGrid w:val="0"/>
        <w:spacing w:line="480" w:lineRule="exact"/>
      </w:pPr>
      <w:r>
        <w:rPr>
          <w:rFonts w:ascii="仿宋" w:eastAsia="仿宋" w:hAnsi="仿宋" w:cs="仿宋" w:hint="eastAsia"/>
          <w:sz w:val="28"/>
          <w:szCs w:val="28"/>
        </w:rPr>
        <w:t xml:space="preserve">          1-6.存单质押合同（适用于单位定期存单质押）</w:t>
      </w:r>
    </w:p>
    <w:sectPr w:rsidR="00531F4B">
      <w:footerReference w:type="even" r:id="rId6"/>
      <w:footerReference w:type="default" r:id="rId7"/>
      <w:pgSz w:w="11906" w:h="16838"/>
      <w:pgMar w:top="1587" w:right="1474" w:bottom="1247"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F1F3D" w14:textId="77777777" w:rsidR="00ED1349" w:rsidRDefault="00ED1349">
      <w:r>
        <w:separator/>
      </w:r>
    </w:p>
  </w:endnote>
  <w:endnote w:type="continuationSeparator" w:id="0">
    <w:p w14:paraId="62CEA8AA" w14:textId="77777777" w:rsidR="00ED1349" w:rsidRDefault="00ED1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CF3DB" w14:textId="77777777" w:rsidR="00531F4B" w:rsidRDefault="00000000">
    <w:pPr>
      <w:pStyle w:val="a7"/>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74C40281" w14:textId="77777777" w:rsidR="00531F4B" w:rsidRDefault="00531F4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01B88" w14:textId="77777777" w:rsidR="00531F4B" w:rsidRDefault="00000000">
    <w:pPr>
      <w:pStyle w:val="a7"/>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rPr>
      <w:t>7</w:t>
    </w:r>
    <w:r>
      <w:rPr>
        <w:rStyle w:val="ab"/>
      </w:rPr>
      <w:fldChar w:fldCharType="end"/>
    </w:r>
  </w:p>
  <w:p w14:paraId="0A8CE310" w14:textId="77777777" w:rsidR="00531F4B" w:rsidRDefault="00531F4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379E1" w14:textId="77777777" w:rsidR="00ED1349" w:rsidRDefault="00ED1349">
      <w:r>
        <w:separator/>
      </w:r>
    </w:p>
  </w:footnote>
  <w:footnote w:type="continuationSeparator" w:id="0">
    <w:p w14:paraId="3EBB7EB6" w14:textId="77777777" w:rsidR="00ED1349" w:rsidRDefault="00ED134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xin">
    <w15:presenceInfo w15:providerId="None" w15:userId="Kex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01"/>
    <w:rsid w:val="B7FDE298"/>
    <w:rsid w:val="00000416"/>
    <w:rsid w:val="00000613"/>
    <w:rsid w:val="00000D48"/>
    <w:rsid w:val="0000157D"/>
    <w:rsid w:val="0000160E"/>
    <w:rsid w:val="0000178C"/>
    <w:rsid w:val="00001E3E"/>
    <w:rsid w:val="00002322"/>
    <w:rsid w:val="00002697"/>
    <w:rsid w:val="00002BE2"/>
    <w:rsid w:val="00002F52"/>
    <w:rsid w:val="000033B3"/>
    <w:rsid w:val="000034E7"/>
    <w:rsid w:val="00003D72"/>
    <w:rsid w:val="000044C5"/>
    <w:rsid w:val="00004AC1"/>
    <w:rsid w:val="000054D3"/>
    <w:rsid w:val="000057BB"/>
    <w:rsid w:val="00005B45"/>
    <w:rsid w:val="00005C92"/>
    <w:rsid w:val="00005D7D"/>
    <w:rsid w:val="00005EE6"/>
    <w:rsid w:val="00005FDA"/>
    <w:rsid w:val="00006081"/>
    <w:rsid w:val="0000638F"/>
    <w:rsid w:val="000063AB"/>
    <w:rsid w:val="000069BA"/>
    <w:rsid w:val="00006CCE"/>
    <w:rsid w:val="00006E94"/>
    <w:rsid w:val="00006F10"/>
    <w:rsid w:val="0000728C"/>
    <w:rsid w:val="000075F8"/>
    <w:rsid w:val="00007718"/>
    <w:rsid w:val="0000787A"/>
    <w:rsid w:val="00007991"/>
    <w:rsid w:val="00007CF8"/>
    <w:rsid w:val="00007E4C"/>
    <w:rsid w:val="00010011"/>
    <w:rsid w:val="00010205"/>
    <w:rsid w:val="00010420"/>
    <w:rsid w:val="000104B2"/>
    <w:rsid w:val="000107C8"/>
    <w:rsid w:val="000108B3"/>
    <w:rsid w:val="000109B0"/>
    <w:rsid w:val="00010A2F"/>
    <w:rsid w:val="00010EC0"/>
    <w:rsid w:val="000112AC"/>
    <w:rsid w:val="00011309"/>
    <w:rsid w:val="0001137B"/>
    <w:rsid w:val="000114BE"/>
    <w:rsid w:val="00011834"/>
    <w:rsid w:val="00011912"/>
    <w:rsid w:val="00011BB5"/>
    <w:rsid w:val="00012041"/>
    <w:rsid w:val="000121A8"/>
    <w:rsid w:val="00012309"/>
    <w:rsid w:val="0001234B"/>
    <w:rsid w:val="00012867"/>
    <w:rsid w:val="00012E94"/>
    <w:rsid w:val="0001348F"/>
    <w:rsid w:val="000135D4"/>
    <w:rsid w:val="0001378F"/>
    <w:rsid w:val="00013C43"/>
    <w:rsid w:val="00013D79"/>
    <w:rsid w:val="00013E41"/>
    <w:rsid w:val="000141F9"/>
    <w:rsid w:val="000158B1"/>
    <w:rsid w:val="00015982"/>
    <w:rsid w:val="00015A00"/>
    <w:rsid w:val="00015A34"/>
    <w:rsid w:val="00015C53"/>
    <w:rsid w:val="000160B8"/>
    <w:rsid w:val="0001641B"/>
    <w:rsid w:val="00016738"/>
    <w:rsid w:val="000169BC"/>
    <w:rsid w:val="00016ABD"/>
    <w:rsid w:val="00016E4F"/>
    <w:rsid w:val="000172FB"/>
    <w:rsid w:val="00017395"/>
    <w:rsid w:val="00017BEC"/>
    <w:rsid w:val="00017D43"/>
    <w:rsid w:val="00017EB1"/>
    <w:rsid w:val="00017EC3"/>
    <w:rsid w:val="00020710"/>
    <w:rsid w:val="00020E68"/>
    <w:rsid w:val="0002144B"/>
    <w:rsid w:val="00021B3D"/>
    <w:rsid w:val="00021B9C"/>
    <w:rsid w:val="00021C83"/>
    <w:rsid w:val="00022382"/>
    <w:rsid w:val="00022398"/>
    <w:rsid w:val="000223C2"/>
    <w:rsid w:val="00022433"/>
    <w:rsid w:val="000228E0"/>
    <w:rsid w:val="00022F4E"/>
    <w:rsid w:val="000231EF"/>
    <w:rsid w:val="00023498"/>
    <w:rsid w:val="00023795"/>
    <w:rsid w:val="000238F2"/>
    <w:rsid w:val="00023E1C"/>
    <w:rsid w:val="00023EDB"/>
    <w:rsid w:val="00024280"/>
    <w:rsid w:val="00024340"/>
    <w:rsid w:val="0002458D"/>
    <w:rsid w:val="00024B6C"/>
    <w:rsid w:val="00024EAB"/>
    <w:rsid w:val="00024F36"/>
    <w:rsid w:val="00024F6E"/>
    <w:rsid w:val="00025A25"/>
    <w:rsid w:val="000260B3"/>
    <w:rsid w:val="0002612D"/>
    <w:rsid w:val="00026425"/>
    <w:rsid w:val="000264F4"/>
    <w:rsid w:val="000267EB"/>
    <w:rsid w:val="00026831"/>
    <w:rsid w:val="000268F7"/>
    <w:rsid w:val="00026B67"/>
    <w:rsid w:val="00026EA6"/>
    <w:rsid w:val="00026EB1"/>
    <w:rsid w:val="00026F69"/>
    <w:rsid w:val="000272EB"/>
    <w:rsid w:val="00027305"/>
    <w:rsid w:val="0002778A"/>
    <w:rsid w:val="0002778D"/>
    <w:rsid w:val="00027A85"/>
    <w:rsid w:val="00027F89"/>
    <w:rsid w:val="00027FB8"/>
    <w:rsid w:val="00030189"/>
    <w:rsid w:val="0003046A"/>
    <w:rsid w:val="00030530"/>
    <w:rsid w:val="00030887"/>
    <w:rsid w:val="000308F8"/>
    <w:rsid w:val="0003091B"/>
    <w:rsid w:val="000312A6"/>
    <w:rsid w:val="00031478"/>
    <w:rsid w:val="000317C8"/>
    <w:rsid w:val="00031CF0"/>
    <w:rsid w:val="000320FF"/>
    <w:rsid w:val="0003252C"/>
    <w:rsid w:val="00032840"/>
    <w:rsid w:val="000328A9"/>
    <w:rsid w:val="000329A9"/>
    <w:rsid w:val="00032B46"/>
    <w:rsid w:val="00032BC5"/>
    <w:rsid w:val="00032C31"/>
    <w:rsid w:val="00032E01"/>
    <w:rsid w:val="00032E33"/>
    <w:rsid w:val="00032EDD"/>
    <w:rsid w:val="00033166"/>
    <w:rsid w:val="000331AC"/>
    <w:rsid w:val="00033526"/>
    <w:rsid w:val="0003356C"/>
    <w:rsid w:val="00033B07"/>
    <w:rsid w:val="0003402F"/>
    <w:rsid w:val="000342B0"/>
    <w:rsid w:val="0003455D"/>
    <w:rsid w:val="0003462C"/>
    <w:rsid w:val="00034630"/>
    <w:rsid w:val="00034949"/>
    <w:rsid w:val="00034D49"/>
    <w:rsid w:val="00035089"/>
    <w:rsid w:val="000350C5"/>
    <w:rsid w:val="000353D6"/>
    <w:rsid w:val="00035589"/>
    <w:rsid w:val="0003579C"/>
    <w:rsid w:val="000357AA"/>
    <w:rsid w:val="00035A4B"/>
    <w:rsid w:val="00035AAF"/>
    <w:rsid w:val="00035F70"/>
    <w:rsid w:val="00036022"/>
    <w:rsid w:val="00036197"/>
    <w:rsid w:val="0003678B"/>
    <w:rsid w:val="00036B8E"/>
    <w:rsid w:val="00036CD5"/>
    <w:rsid w:val="00036D3A"/>
    <w:rsid w:val="00036EF8"/>
    <w:rsid w:val="0003737C"/>
    <w:rsid w:val="00037A5C"/>
    <w:rsid w:val="00037A5D"/>
    <w:rsid w:val="00037C09"/>
    <w:rsid w:val="0004015A"/>
    <w:rsid w:val="00040803"/>
    <w:rsid w:val="00040B8B"/>
    <w:rsid w:val="000410EC"/>
    <w:rsid w:val="000419A4"/>
    <w:rsid w:val="000420D3"/>
    <w:rsid w:val="00042539"/>
    <w:rsid w:val="000425AF"/>
    <w:rsid w:val="00042FF0"/>
    <w:rsid w:val="00043440"/>
    <w:rsid w:val="00044301"/>
    <w:rsid w:val="000443B7"/>
    <w:rsid w:val="0004453F"/>
    <w:rsid w:val="00044688"/>
    <w:rsid w:val="00044757"/>
    <w:rsid w:val="000447E6"/>
    <w:rsid w:val="00044917"/>
    <w:rsid w:val="00044996"/>
    <w:rsid w:val="00044C1A"/>
    <w:rsid w:val="00044F57"/>
    <w:rsid w:val="0004502D"/>
    <w:rsid w:val="00045520"/>
    <w:rsid w:val="00045899"/>
    <w:rsid w:val="00045B0C"/>
    <w:rsid w:val="00045B4C"/>
    <w:rsid w:val="00045F41"/>
    <w:rsid w:val="00046B17"/>
    <w:rsid w:val="00046D43"/>
    <w:rsid w:val="00046DCC"/>
    <w:rsid w:val="00047377"/>
    <w:rsid w:val="000474A7"/>
    <w:rsid w:val="000476EB"/>
    <w:rsid w:val="0004772B"/>
    <w:rsid w:val="00047ACD"/>
    <w:rsid w:val="00047FD2"/>
    <w:rsid w:val="000501AC"/>
    <w:rsid w:val="00050285"/>
    <w:rsid w:val="000504C7"/>
    <w:rsid w:val="00050659"/>
    <w:rsid w:val="000509A4"/>
    <w:rsid w:val="00050AEE"/>
    <w:rsid w:val="00050D25"/>
    <w:rsid w:val="000512C1"/>
    <w:rsid w:val="0005179F"/>
    <w:rsid w:val="00051BAF"/>
    <w:rsid w:val="00051D23"/>
    <w:rsid w:val="00051D42"/>
    <w:rsid w:val="00051DAC"/>
    <w:rsid w:val="0005226C"/>
    <w:rsid w:val="00052561"/>
    <w:rsid w:val="0005265D"/>
    <w:rsid w:val="00052C97"/>
    <w:rsid w:val="00052D5E"/>
    <w:rsid w:val="00052DD8"/>
    <w:rsid w:val="00052E1A"/>
    <w:rsid w:val="00053253"/>
    <w:rsid w:val="000533C0"/>
    <w:rsid w:val="0005362C"/>
    <w:rsid w:val="00053AD3"/>
    <w:rsid w:val="00053CB8"/>
    <w:rsid w:val="00053FAC"/>
    <w:rsid w:val="0005419B"/>
    <w:rsid w:val="000548DD"/>
    <w:rsid w:val="000549DC"/>
    <w:rsid w:val="00054BD5"/>
    <w:rsid w:val="00054C45"/>
    <w:rsid w:val="00054D2D"/>
    <w:rsid w:val="00054D8B"/>
    <w:rsid w:val="00054F18"/>
    <w:rsid w:val="00055090"/>
    <w:rsid w:val="00055232"/>
    <w:rsid w:val="0005544A"/>
    <w:rsid w:val="000555FE"/>
    <w:rsid w:val="00055D91"/>
    <w:rsid w:val="00055DFA"/>
    <w:rsid w:val="00056679"/>
    <w:rsid w:val="00056852"/>
    <w:rsid w:val="0005686B"/>
    <w:rsid w:val="000568B0"/>
    <w:rsid w:val="00056C21"/>
    <w:rsid w:val="00056CFB"/>
    <w:rsid w:val="00056F04"/>
    <w:rsid w:val="00056F5B"/>
    <w:rsid w:val="0005721C"/>
    <w:rsid w:val="0005759C"/>
    <w:rsid w:val="000576AF"/>
    <w:rsid w:val="00057818"/>
    <w:rsid w:val="00057837"/>
    <w:rsid w:val="00060116"/>
    <w:rsid w:val="00060229"/>
    <w:rsid w:val="000603AC"/>
    <w:rsid w:val="00060A98"/>
    <w:rsid w:val="00060DC3"/>
    <w:rsid w:val="00061241"/>
    <w:rsid w:val="0006178F"/>
    <w:rsid w:val="000619FE"/>
    <w:rsid w:val="00061B71"/>
    <w:rsid w:val="00061CEC"/>
    <w:rsid w:val="00061D69"/>
    <w:rsid w:val="00061F45"/>
    <w:rsid w:val="00062112"/>
    <w:rsid w:val="0006269D"/>
    <w:rsid w:val="000626FA"/>
    <w:rsid w:val="000626FD"/>
    <w:rsid w:val="00062801"/>
    <w:rsid w:val="00062955"/>
    <w:rsid w:val="00062F55"/>
    <w:rsid w:val="000631DD"/>
    <w:rsid w:val="00063332"/>
    <w:rsid w:val="0006349D"/>
    <w:rsid w:val="00063F64"/>
    <w:rsid w:val="000641BD"/>
    <w:rsid w:val="000642FC"/>
    <w:rsid w:val="0006450E"/>
    <w:rsid w:val="00064A16"/>
    <w:rsid w:val="00064BEF"/>
    <w:rsid w:val="00064C1F"/>
    <w:rsid w:val="00065118"/>
    <w:rsid w:val="00065424"/>
    <w:rsid w:val="000655A6"/>
    <w:rsid w:val="00065FF9"/>
    <w:rsid w:val="00066274"/>
    <w:rsid w:val="00066623"/>
    <w:rsid w:val="000666A8"/>
    <w:rsid w:val="000668C2"/>
    <w:rsid w:val="00066939"/>
    <w:rsid w:val="00066A9C"/>
    <w:rsid w:val="00066B27"/>
    <w:rsid w:val="00066D96"/>
    <w:rsid w:val="00066E5B"/>
    <w:rsid w:val="00066F93"/>
    <w:rsid w:val="000671A6"/>
    <w:rsid w:val="000672A1"/>
    <w:rsid w:val="000672F5"/>
    <w:rsid w:val="00067327"/>
    <w:rsid w:val="00067593"/>
    <w:rsid w:val="00067E61"/>
    <w:rsid w:val="0007037C"/>
    <w:rsid w:val="00070425"/>
    <w:rsid w:val="00070BF9"/>
    <w:rsid w:val="000710EF"/>
    <w:rsid w:val="00071174"/>
    <w:rsid w:val="000712D9"/>
    <w:rsid w:val="00071586"/>
    <w:rsid w:val="000715C9"/>
    <w:rsid w:val="00072214"/>
    <w:rsid w:val="0007235D"/>
    <w:rsid w:val="00072528"/>
    <w:rsid w:val="000726B8"/>
    <w:rsid w:val="000727EF"/>
    <w:rsid w:val="00072804"/>
    <w:rsid w:val="00072C7E"/>
    <w:rsid w:val="00073414"/>
    <w:rsid w:val="000734F6"/>
    <w:rsid w:val="000736BA"/>
    <w:rsid w:val="00073AFF"/>
    <w:rsid w:val="00073E72"/>
    <w:rsid w:val="00074284"/>
    <w:rsid w:val="00074850"/>
    <w:rsid w:val="000749EF"/>
    <w:rsid w:val="00074A9C"/>
    <w:rsid w:val="00074AB7"/>
    <w:rsid w:val="00074C8E"/>
    <w:rsid w:val="00074EF6"/>
    <w:rsid w:val="00074FC5"/>
    <w:rsid w:val="00075249"/>
    <w:rsid w:val="000757BE"/>
    <w:rsid w:val="00075B8B"/>
    <w:rsid w:val="00076006"/>
    <w:rsid w:val="00076196"/>
    <w:rsid w:val="00076722"/>
    <w:rsid w:val="0007675F"/>
    <w:rsid w:val="00076823"/>
    <w:rsid w:val="000768AD"/>
    <w:rsid w:val="00076DC2"/>
    <w:rsid w:val="00076E43"/>
    <w:rsid w:val="00077069"/>
    <w:rsid w:val="00077071"/>
    <w:rsid w:val="00077078"/>
    <w:rsid w:val="000772E1"/>
    <w:rsid w:val="00077542"/>
    <w:rsid w:val="00077DEF"/>
    <w:rsid w:val="00077EE9"/>
    <w:rsid w:val="000800D5"/>
    <w:rsid w:val="000803B6"/>
    <w:rsid w:val="000803C3"/>
    <w:rsid w:val="000803FD"/>
    <w:rsid w:val="00080696"/>
    <w:rsid w:val="000807A8"/>
    <w:rsid w:val="000809A9"/>
    <w:rsid w:val="00080AF5"/>
    <w:rsid w:val="00080B9B"/>
    <w:rsid w:val="00080FFE"/>
    <w:rsid w:val="0008116D"/>
    <w:rsid w:val="000811FB"/>
    <w:rsid w:val="00081CAE"/>
    <w:rsid w:val="00081EBD"/>
    <w:rsid w:val="0008203C"/>
    <w:rsid w:val="0008217A"/>
    <w:rsid w:val="000826DE"/>
    <w:rsid w:val="000827D1"/>
    <w:rsid w:val="000829B1"/>
    <w:rsid w:val="00082BA9"/>
    <w:rsid w:val="0008343E"/>
    <w:rsid w:val="0008359E"/>
    <w:rsid w:val="00083743"/>
    <w:rsid w:val="00083DAB"/>
    <w:rsid w:val="00083E86"/>
    <w:rsid w:val="000841E5"/>
    <w:rsid w:val="000842D5"/>
    <w:rsid w:val="000844F3"/>
    <w:rsid w:val="000845AC"/>
    <w:rsid w:val="000845C3"/>
    <w:rsid w:val="000845FA"/>
    <w:rsid w:val="0008465B"/>
    <w:rsid w:val="0008482E"/>
    <w:rsid w:val="00084861"/>
    <w:rsid w:val="000849AB"/>
    <w:rsid w:val="00084AE3"/>
    <w:rsid w:val="00084C22"/>
    <w:rsid w:val="00084C89"/>
    <w:rsid w:val="00084D05"/>
    <w:rsid w:val="000856EC"/>
    <w:rsid w:val="000856FA"/>
    <w:rsid w:val="00085DC4"/>
    <w:rsid w:val="0008615F"/>
    <w:rsid w:val="00086398"/>
    <w:rsid w:val="00086971"/>
    <w:rsid w:val="00086B9C"/>
    <w:rsid w:val="00086C33"/>
    <w:rsid w:val="00086F83"/>
    <w:rsid w:val="00087001"/>
    <w:rsid w:val="0008714B"/>
    <w:rsid w:val="0008756A"/>
    <w:rsid w:val="00087936"/>
    <w:rsid w:val="00087A60"/>
    <w:rsid w:val="00087CE4"/>
    <w:rsid w:val="0009002E"/>
    <w:rsid w:val="0009008E"/>
    <w:rsid w:val="0009056D"/>
    <w:rsid w:val="00090670"/>
    <w:rsid w:val="0009082D"/>
    <w:rsid w:val="000908E6"/>
    <w:rsid w:val="00090923"/>
    <w:rsid w:val="00090FF1"/>
    <w:rsid w:val="00091125"/>
    <w:rsid w:val="00091331"/>
    <w:rsid w:val="00091506"/>
    <w:rsid w:val="000915BD"/>
    <w:rsid w:val="0009184F"/>
    <w:rsid w:val="00091946"/>
    <w:rsid w:val="000920EB"/>
    <w:rsid w:val="000921EA"/>
    <w:rsid w:val="000928DB"/>
    <w:rsid w:val="000928E6"/>
    <w:rsid w:val="00092AC1"/>
    <w:rsid w:val="00092C31"/>
    <w:rsid w:val="00093777"/>
    <w:rsid w:val="00093A57"/>
    <w:rsid w:val="00093C46"/>
    <w:rsid w:val="00093D63"/>
    <w:rsid w:val="0009411A"/>
    <w:rsid w:val="000941CB"/>
    <w:rsid w:val="00094713"/>
    <w:rsid w:val="00094812"/>
    <w:rsid w:val="0009484B"/>
    <w:rsid w:val="000949E8"/>
    <w:rsid w:val="00094D85"/>
    <w:rsid w:val="00095351"/>
    <w:rsid w:val="00095638"/>
    <w:rsid w:val="00095782"/>
    <w:rsid w:val="0009582E"/>
    <w:rsid w:val="00095873"/>
    <w:rsid w:val="00095B09"/>
    <w:rsid w:val="00095CA5"/>
    <w:rsid w:val="000968A7"/>
    <w:rsid w:val="0009691A"/>
    <w:rsid w:val="00096D80"/>
    <w:rsid w:val="00097916"/>
    <w:rsid w:val="00097B4D"/>
    <w:rsid w:val="00097F03"/>
    <w:rsid w:val="00097F1D"/>
    <w:rsid w:val="000A026B"/>
    <w:rsid w:val="000A0299"/>
    <w:rsid w:val="000A0731"/>
    <w:rsid w:val="000A0AD7"/>
    <w:rsid w:val="000A111B"/>
    <w:rsid w:val="000A118D"/>
    <w:rsid w:val="000A1224"/>
    <w:rsid w:val="000A151D"/>
    <w:rsid w:val="000A1520"/>
    <w:rsid w:val="000A169D"/>
    <w:rsid w:val="000A22DE"/>
    <w:rsid w:val="000A2379"/>
    <w:rsid w:val="000A24F2"/>
    <w:rsid w:val="000A2603"/>
    <w:rsid w:val="000A2890"/>
    <w:rsid w:val="000A2918"/>
    <w:rsid w:val="000A2B93"/>
    <w:rsid w:val="000A2CC2"/>
    <w:rsid w:val="000A2DBD"/>
    <w:rsid w:val="000A2E75"/>
    <w:rsid w:val="000A3066"/>
    <w:rsid w:val="000A311E"/>
    <w:rsid w:val="000A312B"/>
    <w:rsid w:val="000A31FD"/>
    <w:rsid w:val="000A33A8"/>
    <w:rsid w:val="000A33D4"/>
    <w:rsid w:val="000A3472"/>
    <w:rsid w:val="000A3647"/>
    <w:rsid w:val="000A3A24"/>
    <w:rsid w:val="000A3CA4"/>
    <w:rsid w:val="000A3F17"/>
    <w:rsid w:val="000A3FE1"/>
    <w:rsid w:val="000A4097"/>
    <w:rsid w:val="000A4110"/>
    <w:rsid w:val="000A4142"/>
    <w:rsid w:val="000A425E"/>
    <w:rsid w:val="000A45D8"/>
    <w:rsid w:val="000A4636"/>
    <w:rsid w:val="000A48D1"/>
    <w:rsid w:val="000A4A31"/>
    <w:rsid w:val="000A4BE0"/>
    <w:rsid w:val="000A4F14"/>
    <w:rsid w:val="000A5021"/>
    <w:rsid w:val="000A5113"/>
    <w:rsid w:val="000A5418"/>
    <w:rsid w:val="000A609A"/>
    <w:rsid w:val="000A6110"/>
    <w:rsid w:val="000A61A9"/>
    <w:rsid w:val="000A640F"/>
    <w:rsid w:val="000A665E"/>
    <w:rsid w:val="000A6729"/>
    <w:rsid w:val="000A69BD"/>
    <w:rsid w:val="000A706C"/>
    <w:rsid w:val="000A7350"/>
    <w:rsid w:val="000A750E"/>
    <w:rsid w:val="000A751E"/>
    <w:rsid w:val="000A769F"/>
    <w:rsid w:val="000A7A2B"/>
    <w:rsid w:val="000A7A5B"/>
    <w:rsid w:val="000B001D"/>
    <w:rsid w:val="000B0151"/>
    <w:rsid w:val="000B03A6"/>
    <w:rsid w:val="000B0490"/>
    <w:rsid w:val="000B0AB2"/>
    <w:rsid w:val="000B0C4C"/>
    <w:rsid w:val="000B0CEB"/>
    <w:rsid w:val="000B10A9"/>
    <w:rsid w:val="000B1223"/>
    <w:rsid w:val="000B147F"/>
    <w:rsid w:val="000B2100"/>
    <w:rsid w:val="000B2422"/>
    <w:rsid w:val="000B28A2"/>
    <w:rsid w:val="000B2BD4"/>
    <w:rsid w:val="000B2EE9"/>
    <w:rsid w:val="000B34CB"/>
    <w:rsid w:val="000B3798"/>
    <w:rsid w:val="000B39D0"/>
    <w:rsid w:val="000B3E57"/>
    <w:rsid w:val="000B3F03"/>
    <w:rsid w:val="000B45A3"/>
    <w:rsid w:val="000B49C8"/>
    <w:rsid w:val="000B4B57"/>
    <w:rsid w:val="000B4E92"/>
    <w:rsid w:val="000B4EC4"/>
    <w:rsid w:val="000B4F3C"/>
    <w:rsid w:val="000B5104"/>
    <w:rsid w:val="000B593C"/>
    <w:rsid w:val="000B6057"/>
    <w:rsid w:val="000B6168"/>
    <w:rsid w:val="000B628B"/>
    <w:rsid w:val="000B6539"/>
    <w:rsid w:val="000B6667"/>
    <w:rsid w:val="000B684D"/>
    <w:rsid w:val="000B6A48"/>
    <w:rsid w:val="000B6C15"/>
    <w:rsid w:val="000B6E5C"/>
    <w:rsid w:val="000B745E"/>
    <w:rsid w:val="000B7836"/>
    <w:rsid w:val="000B7C5D"/>
    <w:rsid w:val="000B7D06"/>
    <w:rsid w:val="000B7D94"/>
    <w:rsid w:val="000B7EFF"/>
    <w:rsid w:val="000C0051"/>
    <w:rsid w:val="000C00AB"/>
    <w:rsid w:val="000C0400"/>
    <w:rsid w:val="000C0914"/>
    <w:rsid w:val="000C0BBC"/>
    <w:rsid w:val="000C0EAE"/>
    <w:rsid w:val="000C12F3"/>
    <w:rsid w:val="000C1CCC"/>
    <w:rsid w:val="000C22C1"/>
    <w:rsid w:val="000C22C3"/>
    <w:rsid w:val="000C2976"/>
    <w:rsid w:val="000C2B56"/>
    <w:rsid w:val="000C2BC1"/>
    <w:rsid w:val="000C31F9"/>
    <w:rsid w:val="000C33DD"/>
    <w:rsid w:val="000C36F3"/>
    <w:rsid w:val="000C37D3"/>
    <w:rsid w:val="000C3E40"/>
    <w:rsid w:val="000C3E50"/>
    <w:rsid w:val="000C4084"/>
    <w:rsid w:val="000C42CB"/>
    <w:rsid w:val="000C4311"/>
    <w:rsid w:val="000C4314"/>
    <w:rsid w:val="000C4383"/>
    <w:rsid w:val="000C4F6E"/>
    <w:rsid w:val="000C51CE"/>
    <w:rsid w:val="000C5466"/>
    <w:rsid w:val="000C575A"/>
    <w:rsid w:val="000C5B0C"/>
    <w:rsid w:val="000C5D16"/>
    <w:rsid w:val="000C5D71"/>
    <w:rsid w:val="000C5F5A"/>
    <w:rsid w:val="000C67F0"/>
    <w:rsid w:val="000C6C16"/>
    <w:rsid w:val="000C7289"/>
    <w:rsid w:val="000C74D9"/>
    <w:rsid w:val="000C7773"/>
    <w:rsid w:val="000C7A6F"/>
    <w:rsid w:val="000C7CD7"/>
    <w:rsid w:val="000C7CF9"/>
    <w:rsid w:val="000D01F0"/>
    <w:rsid w:val="000D0200"/>
    <w:rsid w:val="000D038A"/>
    <w:rsid w:val="000D04E2"/>
    <w:rsid w:val="000D0B35"/>
    <w:rsid w:val="000D0BBC"/>
    <w:rsid w:val="000D0C6C"/>
    <w:rsid w:val="000D0C83"/>
    <w:rsid w:val="000D0CB1"/>
    <w:rsid w:val="000D10FB"/>
    <w:rsid w:val="000D1161"/>
    <w:rsid w:val="000D1273"/>
    <w:rsid w:val="000D14F5"/>
    <w:rsid w:val="000D1969"/>
    <w:rsid w:val="000D1B21"/>
    <w:rsid w:val="000D1BF7"/>
    <w:rsid w:val="000D1D8F"/>
    <w:rsid w:val="000D227A"/>
    <w:rsid w:val="000D2293"/>
    <w:rsid w:val="000D23C2"/>
    <w:rsid w:val="000D277E"/>
    <w:rsid w:val="000D2AF4"/>
    <w:rsid w:val="000D2E4B"/>
    <w:rsid w:val="000D33DB"/>
    <w:rsid w:val="000D3AB2"/>
    <w:rsid w:val="000D3D04"/>
    <w:rsid w:val="000D3D5A"/>
    <w:rsid w:val="000D407A"/>
    <w:rsid w:val="000D409E"/>
    <w:rsid w:val="000D4271"/>
    <w:rsid w:val="000D427A"/>
    <w:rsid w:val="000D4388"/>
    <w:rsid w:val="000D4865"/>
    <w:rsid w:val="000D491F"/>
    <w:rsid w:val="000D4D81"/>
    <w:rsid w:val="000D4E20"/>
    <w:rsid w:val="000D4F7F"/>
    <w:rsid w:val="000D519A"/>
    <w:rsid w:val="000D51F2"/>
    <w:rsid w:val="000D5557"/>
    <w:rsid w:val="000D55F5"/>
    <w:rsid w:val="000D5649"/>
    <w:rsid w:val="000D62F8"/>
    <w:rsid w:val="000D6570"/>
    <w:rsid w:val="000D6A0F"/>
    <w:rsid w:val="000D6BBB"/>
    <w:rsid w:val="000D6DE7"/>
    <w:rsid w:val="000D7035"/>
    <w:rsid w:val="000D7260"/>
    <w:rsid w:val="000D778A"/>
    <w:rsid w:val="000D7E2B"/>
    <w:rsid w:val="000D7E4F"/>
    <w:rsid w:val="000D7F0A"/>
    <w:rsid w:val="000E0161"/>
    <w:rsid w:val="000E0217"/>
    <w:rsid w:val="000E0311"/>
    <w:rsid w:val="000E046F"/>
    <w:rsid w:val="000E075A"/>
    <w:rsid w:val="000E0F43"/>
    <w:rsid w:val="000E102B"/>
    <w:rsid w:val="000E105F"/>
    <w:rsid w:val="000E18A9"/>
    <w:rsid w:val="000E1CE2"/>
    <w:rsid w:val="000E1DBB"/>
    <w:rsid w:val="000E1F96"/>
    <w:rsid w:val="000E2494"/>
    <w:rsid w:val="000E26F1"/>
    <w:rsid w:val="000E28A0"/>
    <w:rsid w:val="000E28B7"/>
    <w:rsid w:val="000E2B5D"/>
    <w:rsid w:val="000E2E32"/>
    <w:rsid w:val="000E2EDF"/>
    <w:rsid w:val="000E334A"/>
    <w:rsid w:val="000E3484"/>
    <w:rsid w:val="000E37AE"/>
    <w:rsid w:val="000E3986"/>
    <w:rsid w:val="000E3C14"/>
    <w:rsid w:val="000E3DA7"/>
    <w:rsid w:val="000E3E8E"/>
    <w:rsid w:val="000E3F4E"/>
    <w:rsid w:val="000E42AA"/>
    <w:rsid w:val="000E46D0"/>
    <w:rsid w:val="000E4915"/>
    <w:rsid w:val="000E4A15"/>
    <w:rsid w:val="000E4A2A"/>
    <w:rsid w:val="000E4FF6"/>
    <w:rsid w:val="000E546A"/>
    <w:rsid w:val="000E5715"/>
    <w:rsid w:val="000E5995"/>
    <w:rsid w:val="000E63D2"/>
    <w:rsid w:val="000E6B56"/>
    <w:rsid w:val="000E6F45"/>
    <w:rsid w:val="000E74DA"/>
    <w:rsid w:val="000E77DC"/>
    <w:rsid w:val="000E788D"/>
    <w:rsid w:val="000F0375"/>
    <w:rsid w:val="000F0395"/>
    <w:rsid w:val="000F03EF"/>
    <w:rsid w:val="000F060A"/>
    <w:rsid w:val="000F08B3"/>
    <w:rsid w:val="000F092D"/>
    <w:rsid w:val="000F10D6"/>
    <w:rsid w:val="000F123B"/>
    <w:rsid w:val="000F13C0"/>
    <w:rsid w:val="000F1450"/>
    <w:rsid w:val="000F1628"/>
    <w:rsid w:val="000F222D"/>
    <w:rsid w:val="000F2A26"/>
    <w:rsid w:val="000F2B5F"/>
    <w:rsid w:val="000F2F9D"/>
    <w:rsid w:val="000F3575"/>
    <w:rsid w:val="000F3612"/>
    <w:rsid w:val="000F462E"/>
    <w:rsid w:val="000F464B"/>
    <w:rsid w:val="000F47AC"/>
    <w:rsid w:val="000F4E54"/>
    <w:rsid w:val="000F529B"/>
    <w:rsid w:val="000F58FC"/>
    <w:rsid w:val="000F5A76"/>
    <w:rsid w:val="000F5CFC"/>
    <w:rsid w:val="000F5E8A"/>
    <w:rsid w:val="000F6426"/>
    <w:rsid w:val="000F6C9E"/>
    <w:rsid w:val="000F70BA"/>
    <w:rsid w:val="000F72C0"/>
    <w:rsid w:val="000F7A6D"/>
    <w:rsid w:val="000F7ECC"/>
    <w:rsid w:val="000F7F39"/>
    <w:rsid w:val="000F7FFC"/>
    <w:rsid w:val="0010009F"/>
    <w:rsid w:val="0010024C"/>
    <w:rsid w:val="00100259"/>
    <w:rsid w:val="0010029B"/>
    <w:rsid w:val="001003F9"/>
    <w:rsid w:val="0010073C"/>
    <w:rsid w:val="001008BF"/>
    <w:rsid w:val="001008D9"/>
    <w:rsid w:val="00100A71"/>
    <w:rsid w:val="00100B2F"/>
    <w:rsid w:val="00100F3F"/>
    <w:rsid w:val="00101198"/>
    <w:rsid w:val="001014F9"/>
    <w:rsid w:val="001017C3"/>
    <w:rsid w:val="00101AB3"/>
    <w:rsid w:val="00101C87"/>
    <w:rsid w:val="00101CF9"/>
    <w:rsid w:val="00101F58"/>
    <w:rsid w:val="001020AA"/>
    <w:rsid w:val="001024F5"/>
    <w:rsid w:val="00102801"/>
    <w:rsid w:val="00102B01"/>
    <w:rsid w:val="00102B4B"/>
    <w:rsid w:val="00102EC6"/>
    <w:rsid w:val="0010325D"/>
    <w:rsid w:val="00103874"/>
    <w:rsid w:val="00103E6E"/>
    <w:rsid w:val="00103F29"/>
    <w:rsid w:val="00103F4F"/>
    <w:rsid w:val="00104438"/>
    <w:rsid w:val="00105044"/>
    <w:rsid w:val="0010546B"/>
    <w:rsid w:val="0010550C"/>
    <w:rsid w:val="0010582E"/>
    <w:rsid w:val="00105B78"/>
    <w:rsid w:val="00105BFC"/>
    <w:rsid w:val="00105E67"/>
    <w:rsid w:val="00105F1A"/>
    <w:rsid w:val="00105F59"/>
    <w:rsid w:val="001060A5"/>
    <w:rsid w:val="00106287"/>
    <w:rsid w:val="00106542"/>
    <w:rsid w:val="0010666F"/>
    <w:rsid w:val="001069A6"/>
    <w:rsid w:val="0010704D"/>
    <w:rsid w:val="001077BB"/>
    <w:rsid w:val="0010785D"/>
    <w:rsid w:val="001078AC"/>
    <w:rsid w:val="00107956"/>
    <w:rsid w:val="00107D01"/>
    <w:rsid w:val="00107FDD"/>
    <w:rsid w:val="00110285"/>
    <w:rsid w:val="00110C7A"/>
    <w:rsid w:val="00110E13"/>
    <w:rsid w:val="00111087"/>
    <w:rsid w:val="00111171"/>
    <w:rsid w:val="001113E1"/>
    <w:rsid w:val="00111732"/>
    <w:rsid w:val="00111969"/>
    <w:rsid w:val="00111AFB"/>
    <w:rsid w:val="00111C17"/>
    <w:rsid w:val="00112064"/>
    <w:rsid w:val="0011206D"/>
    <w:rsid w:val="0011210C"/>
    <w:rsid w:val="0011211A"/>
    <w:rsid w:val="00112378"/>
    <w:rsid w:val="001125B7"/>
    <w:rsid w:val="001125C3"/>
    <w:rsid w:val="00112818"/>
    <w:rsid w:val="00112EA1"/>
    <w:rsid w:val="00112F1E"/>
    <w:rsid w:val="00112F3F"/>
    <w:rsid w:val="001130F5"/>
    <w:rsid w:val="00113A4D"/>
    <w:rsid w:val="00113FDE"/>
    <w:rsid w:val="00113FFC"/>
    <w:rsid w:val="00114002"/>
    <w:rsid w:val="0011405B"/>
    <w:rsid w:val="001141EF"/>
    <w:rsid w:val="00114A21"/>
    <w:rsid w:val="00114C4F"/>
    <w:rsid w:val="00114D5C"/>
    <w:rsid w:val="00114EB6"/>
    <w:rsid w:val="00114F52"/>
    <w:rsid w:val="00114F69"/>
    <w:rsid w:val="0011509A"/>
    <w:rsid w:val="00115522"/>
    <w:rsid w:val="001155A4"/>
    <w:rsid w:val="00115600"/>
    <w:rsid w:val="0011590C"/>
    <w:rsid w:val="001159F2"/>
    <w:rsid w:val="00115E91"/>
    <w:rsid w:val="00115EC5"/>
    <w:rsid w:val="0011601E"/>
    <w:rsid w:val="0011609E"/>
    <w:rsid w:val="00116147"/>
    <w:rsid w:val="001163D3"/>
    <w:rsid w:val="00116441"/>
    <w:rsid w:val="00116B31"/>
    <w:rsid w:val="00116DB0"/>
    <w:rsid w:val="0011719D"/>
    <w:rsid w:val="0011723E"/>
    <w:rsid w:val="00117281"/>
    <w:rsid w:val="0011744C"/>
    <w:rsid w:val="00117D00"/>
    <w:rsid w:val="00117D53"/>
    <w:rsid w:val="00117ED3"/>
    <w:rsid w:val="00117F54"/>
    <w:rsid w:val="00117FF9"/>
    <w:rsid w:val="001201FB"/>
    <w:rsid w:val="00120F4A"/>
    <w:rsid w:val="0012140C"/>
    <w:rsid w:val="00121704"/>
    <w:rsid w:val="00121847"/>
    <w:rsid w:val="001218E2"/>
    <w:rsid w:val="001219C2"/>
    <w:rsid w:val="00121C64"/>
    <w:rsid w:val="00121E6C"/>
    <w:rsid w:val="00121FAE"/>
    <w:rsid w:val="0012247B"/>
    <w:rsid w:val="00122729"/>
    <w:rsid w:val="001229E2"/>
    <w:rsid w:val="00122B00"/>
    <w:rsid w:val="00122F42"/>
    <w:rsid w:val="001233AB"/>
    <w:rsid w:val="00123409"/>
    <w:rsid w:val="001239A5"/>
    <w:rsid w:val="00123B8C"/>
    <w:rsid w:val="00123E29"/>
    <w:rsid w:val="00124380"/>
    <w:rsid w:val="001243A8"/>
    <w:rsid w:val="0012444D"/>
    <w:rsid w:val="00124DC8"/>
    <w:rsid w:val="0012505D"/>
    <w:rsid w:val="0012556C"/>
    <w:rsid w:val="00125645"/>
    <w:rsid w:val="001257A2"/>
    <w:rsid w:val="00125824"/>
    <w:rsid w:val="00125C79"/>
    <w:rsid w:val="00125FB1"/>
    <w:rsid w:val="0012670F"/>
    <w:rsid w:val="0012687C"/>
    <w:rsid w:val="00126D2C"/>
    <w:rsid w:val="00126DA6"/>
    <w:rsid w:val="00126FF8"/>
    <w:rsid w:val="00127520"/>
    <w:rsid w:val="0012752E"/>
    <w:rsid w:val="001276BA"/>
    <w:rsid w:val="001276FD"/>
    <w:rsid w:val="00127AD8"/>
    <w:rsid w:val="00127C6E"/>
    <w:rsid w:val="00127D1A"/>
    <w:rsid w:val="00127E9E"/>
    <w:rsid w:val="00127F59"/>
    <w:rsid w:val="001305F8"/>
    <w:rsid w:val="001308CC"/>
    <w:rsid w:val="00130C5E"/>
    <w:rsid w:val="001312CA"/>
    <w:rsid w:val="00131433"/>
    <w:rsid w:val="00131594"/>
    <w:rsid w:val="00131A2A"/>
    <w:rsid w:val="00131A78"/>
    <w:rsid w:val="00131D26"/>
    <w:rsid w:val="00131D65"/>
    <w:rsid w:val="00131EB8"/>
    <w:rsid w:val="0013213A"/>
    <w:rsid w:val="00132495"/>
    <w:rsid w:val="00133177"/>
    <w:rsid w:val="0013326C"/>
    <w:rsid w:val="00133BBC"/>
    <w:rsid w:val="00133D3A"/>
    <w:rsid w:val="00133FFE"/>
    <w:rsid w:val="001344AF"/>
    <w:rsid w:val="001349B8"/>
    <w:rsid w:val="00134AD7"/>
    <w:rsid w:val="00134CC0"/>
    <w:rsid w:val="00135433"/>
    <w:rsid w:val="00135511"/>
    <w:rsid w:val="00135520"/>
    <w:rsid w:val="001358D4"/>
    <w:rsid w:val="00135AAD"/>
    <w:rsid w:val="00135ED5"/>
    <w:rsid w:val="00136219"/>
    <w:rsid w:val="00136527"/>
    <w:rsid w:val="001367A7"/>
    <w:rsid w:val="00136AD1"/>
    <w:rsid w:val="00136E0A"/>
    <w:rsid w:val="001377B4"/>
    <w:rsid w:val="0013791A"/>
    <w:rsid w:val="0013796D"/>
    <w:rsid w:val="001400D9"/>
    <w:rsid w:val="0014011E"/>
    <w:rsid w:val="00140179"/>
    <w:rsid w:val="0014042D"/>
    <w:rsid w:val="0014076B"/>
    <w:rsid w:val="00140778"/>
    <w:rsid w:val="00140E61"/>
    <w:rsid w:val="00141065"/>
    <w:rsid w:val="001413E8"/>
    <w:rsid w:val="00141460"/>
    <w:rsid w:val="0014161D"/>
    <w:rsid w:val="00141838"/>
    <w:rsid w:val="001418E0"/>
    <w:rsid w:val="00141941"/>
    <w:rsid w:val="001419B1"/>
    <w:rsid w:val="001419CC"/>
    <w:rsid w:val="00141DC3"/>
    <w:rsid w:val="00141DFF"/>
    <w:rsid w:val="00141F28"/>
    <w:rsid w:val="001420E0"/>
    <w:rsid w:val="00142353"/>
    <w:rsid w:val="001423FA"/>
    <w:rsid w:val="00142470"/>
    <w:rsid w:val="001424D6"/>
    <w:rsid w:val="00142C72"/>
    <w:rsid w:val="00143779"/>
    <w:rsid w:val="001437DC"/>
    <w:rsid w:val="001438CD"/>
    <w:rsid w:val="00143D82"/>
    <w:rsid w:val="00143FFD"/>
    <w:rsid w:val="0014404B"/>
    <w:rsid w:val="001442CA"/>
    <w:rsid w:val="001444E3"/>
    <w:rsid w:val="00144594"/>
    <w:rsid w:val="0014492E"/>
    <w:rsid w:val="001449D1"/>
    <w:rsid w:val="00144B90"/>
    <w:rsid w:val="00144BE3"/>
    <w:rsid w:val="00144CAA"/>
    <w:rsid w:val="00144DF7"/>
    <w:rsid w:val="001452EB"/>
    <w:rsid w:val="001456DD"/>
    <w:rsid w:val="001461E6"/>
    <w:rsid w:val="001467D4"/>
    <w:rsid w:val="00146B24"/>
    <w:rsid w:val="00146DFE"/>
    <w:rsid w:val="0014714F"/>
    <w:rsid w:val="0014721F"/>
    <w:rsid w:val="0014771A"/>
    <w:rsid w:val="00147B43"/>
    <w:rsid w:val="00147F90"/>
    <w:rsid w:val="0015032B"/>
    <w:rsid w:val="0015062B"/>
    <w:rsid w:val="00150CDE"/>
    <w:rsid w:val="001510E9"/>
    <w:rsid w:val="00151373"/>
    <w:rsid w:val="00151CE3"/>
    <w:rsid w:val="00151E65"/>
    <w:rsid w:val="00152064"/>
    <w:rsid w:val="00152A77"/>
    <w:rsid w:val="00152B03"/>
    <w:rsid w:val="00152BED"/>
    <w:rsid w:val="00153053"/>
    <w:rsid w:val="001530BA"/>
    <w:rsid w:val="0015312C"/>
    <w:rsid w:val="00153342"/>
    <w:rsid w:val="0015344A"/>
    <w:rsid w:val="001543E1"/>
    <w:rsid w:val="00154422"/>
    <w:rsid w:val="00155289"/>
    <w:rsid w:val="001553DB"/>
    <w:rsid w:val="00155E6C"/>
    <w:rsid w:val="00155F96"/>
    <w:rsid w:val="0015606A"/>
    <w:rsid w:val="00156170"/>
    <w:rsid w:val="0015621E"/>
    <w:rsid w:val="00156315"/>
    <w:rsid w:val="00156627"/>
    <w:rsid w:val="0015667D"/>
    <w:rsid w:val="001571D1"/>
    <w:rsid w:val="0015729B"/>
    <w:rsid w:val="00157465"/>
    <w:rsid w:val="00157C46"/>
    <w:rsid w:val="00157F8B"/>
    <w:rsid w:val="0016026E"/>
    <w:rsid w:val="001603F0"/>
    <w:rsid w:val="00160710"/>
    <w:rsid w:val="001607F0"/>
    <w:rsid w:val="00160B14"/>
    <w:rsid w:val="00160F23"/>
    <w:rsid w:val="00160F24"/>
    <w:rsid w:val="00161066"/>
    <w:rsid w:val="001618EE"/>
    <w:rsid w:val="0016196B"/>
    <w:rsid w:val="00161E7D"/>
    <w:rsid w:val="00162121"/>
    <w:rsid w:val="0016256D"/>
    <w:rsid w:val="0016262A"/>
    <w:rsid w:val="00162653"/>
    <w:rsid w:val="001628AB"/>
    <w:rsid w:val="0016291F"/>
    <w:rsid w:val="00162B5B"/>
    <w:rsid w:val="00163051"/>
    <w:rsid w:val="001632A2"/>
    <w:rsid w:val="00163714"/>
    <w:rsid w:val="001639B1"/>
    <w:rsid w:val="00163D9E"/>
    <w:rsid w:val="00163DC5"/>
    <w:rsid w:val="0016430E"/>
    <w:rsid w:val="00164DB8"/>
    <w:rsid w:val="0016537F"/>
    <w:rsid w:val="00165405"/>
    <w:rsid w:val="00165439"/>
    <w:rsid w:val="0016551C"/>
    <w:rsid w:val="00165B90"/>
    <w:rsid w:val="00165D94"/>
    <w:rsid w:val="001660E3"/>
    <w:rsid w:val="001661AD"/>
    <w:rsid w:val="001666A1"/>
    <w:rsid w:val="0016680F"/>
    <w:rsid w:val="00166AFA"/>
    <w:rsid w:val="00166B45"/>
    <w:rsid w:val="00166B6A"/>
    <w:rsid w:val="00166C5C"/>
    <w:rsid w:val="001670A0"/>
    <w:rsid w:val="00167160"/>
    <w:rsid w:val="001674DD"/>
    <w:rsid w:val="0016775B"/>
    <w:rsid w:val="001678C1"/>
    <w:rsid w:val="00167CEC"/>
    <w:rsid w:val="00167FDA"/>
    <w:rsid w:val="001701DE"/>
    <w:rsid w:val="0017040C"/>
    <w:rsid w:val="0017042F"/>
    <w:rsid w:val="00170A45"/>
    <w:rsid w:val="00170B6C"/>
    <w:rsid w:val="00171263"/>
    <w:rsid w:val="001712D3"/>
    <w:rsid w:val="00171427"/>
    <w:rsid w:val="00171BCD"/>
    <w:rsid w:val="00171F9B"/>
    <w:rsid w:val="0017256A"/>
    <w:rsid w:val="00172708"/>
    <w:rsid w:val="001727AE"/>
    <w:rsid w:val="00172F4D"/>
    <w:rsid w:val="001734D6"/>
    <w:rsid w:val="0017376B"/>
    <w:rsid w:val="00173A32"/>
    <w:rsid w:val="00173C99"/>
    <w:rsid w:val="00173E63"/>
    <w:rsid w:val="00173F32"/>
    <w:rsid w:val="00174244"/>
    <w:rsid w:val="0017444F"/>
    <w:rsid w:val="00174659"/>
    <w:rsid w:val="0017496E"/>
    <w:rsid w:val="0017510B"/>
    <w:rsid w:val="00175D82"/>
    <w:rsid w:val="00175EAA"/>
    <w:rsid w:val="0017632E"/>
    <w:rsid w:val="00176444"/>
    <w:rsid w:val="00176695"/>
    <w:rsid w:val="001766B3"/>
    <w:rsid w:val="00176773"/>
    <w:rsid w:val="00176920"/>
    <w:rsid w:val="00176A1C"/>
    <w:rsid w:val="00176A7E"/>
    <w:rsid w:val="00176AE4"/>
    <w:rsid w:val="00176B30"/>
    <w:rsid w:val="00176BFF"/>
    <w:rsid w:val="00176DB7"/>
    <w:rsid w:val="00176F58"/>
    <w:rsid w:val="00177056"/>
    <w:rsid w:val="0017707A"/>
    <w:rsid w:val="001772EC"/>
    <w:rsid w:val="001774CA"/>
    <w:rsid w:val="00177A28"/>
    <w:rsid w:val="00177AA4"/>
    <w:rsid w:val="00177B08"/>
    <w:rsid w:val="00177B22"/>
    <w:rsid w:val="00177C4D"/>
    <w:rsid w:val="00177E39"/>
    <w:rsid w:val="001801CD"/>
    <w:rsid w:val="00180424"/>
    <w:rsid w:val="001804E7"/>
    <w:rsid w:val="001806C2"/>
    <w:rsid w:val="00180894"/>
    <w:rsid w:val="0018130F"/>
    <w:rsid w:val="001816D8"/>
    <w:rsid w:val="00181749"/>
    <w:rsid w:val="00181D2C"/>
    <w:rsid w:val="001823B6"/>
    <w:rsid w:val="00182613"/>
    <w:rsid w:val="001829C1"/>
    <w:rsid w:val="00182BFB"/>
    <w:rsid w:val="00182D7C"/>
    <w:rsid w:val="001832AA"/>
    <w:rsid w:val="00183742"/>
    <w:rsid w:val="001837FA"/>
    <w:rsid w:val="00183908"/>
    <w:rsid w:val="00184078"/>
    <w:rsid w:val="00184348"/>
    <w:rsid w:val="00184403"/>
    <w:rsid w:val="00184697"/>
    <w:rsid w:val="00184B14"/>
    <w:rsid w:val="00184D42"/>
    <w:rsid w:val="00184EE3"/>
    <w:rsid w:val="00184FA4"/>
    <w:rsid w:val="00184FF4"/>
    <w:rsid w:val="001857F5"/>
    <w:rsid w:val="001861EE"/>
    <w:rsid w:val="001869BB"/>
    <w:rsid w:val="00186B75"/>
    <w:rsid w:val="00187051"/>
    <w:rsid w:val="00187115"/>
    <w:rsid w:val="00187179"/>
    <w:rsid w:val="001871BC"/>
    <w:rsid w:val="001876A0"/>
    <w:rsid w:val="001877A5"/>
    <w:rsid w:val="001877AC"/>
    <w:rsid w:val="0019012B"/>
    <w:rsid w:val="00190166"/>
    <w:rsid w:val="00190246"/>
    <w:rsid w:val="001905BC"/>
    <w:rsid w:val="001908F0"/>
    <w:rsid w:val="00190F8C"/>
    <w:rsid w:val="0019106C"/>
    <w:rsid w:val="00191194"/>
    <w:rsid w:val="0019147F"/>
    <w:rsid w:val="0019163A"/>
    <w:rsid w:val="00191883"/>
    <w:rsid w:val="001919CC"/>
    <w:rsid w:val="00191A0F"/>
    <w:rsid w:val="00191C23"/>
    <w:rsid w:val="00191D7F"/>
    <w:rsid w:val="00191E3C"/>
    <w:rsid w:val="0019203C"/>
    <w:rsid w:val="0019206B"/>
    <w:rsid w:val="001920B2"/>
    <w:rsid w:val="001929E6"/>
    <w:rsid w:val="00192C34"/>
    <w:rsid w:val="00192D9E"/>
    <w:rsid w:val="00192EAD"/>
    <w:rsid w:val="001930C7"/>
    <w:rsid w:val="00193101"/>
    <w:rsid w:val="00193251"/>
    <w:rsid w:val="0019340D"/>
    <w:rsid w:val="00193495"/>
    <w:rsid w:val="00193619"/>
    <w:rsid w:val="00193815"/>
    <w:rsid w:val="00193984"/>
    <w:rsid w:val="001939AF"/>
    <w:rsid w:val="00193E31"/>
    <w:rsid w:val="0019447E"/>
    <w:rsid w:val="0019471E"/>
    <w:rsid w:val="00194C6C"/>
    <w:rsid w:val="00194E40"/>
    <w:rsid w:val="001950C0"/>
    <w:rsid w:val="00195AE4"/>
    <w:rsid w:val="00195C10"/>
    <w:rsid w:val="00195D3B"/>
    <w:rsid w:val="00196130"/>
    <w:rsid w:val="001962AA"/>
    <w:rsid w:val="001962B5"/>
    <w:rsid w:val="001962C7"/>
    <w:rsid w:val="00196957"/>
    <w:rsid w:val="00197391"/>
    <w:rsid w:val="001973F2"/>
    <w:rsid w:val="001976AB"/>
    <w:rsid w:val="001977B2"/>
    <w:rsid w:val="00197A39"/>
    <w:rsid w:val="00197A8A"/>
    <w:rsid w:val="00197B04"/>
    <w:rsid w:val="00197BE8"/>
    <w:rsid w:val="00197D3A"/>
    <w:rsid w:val="00197DCA"/>
    <w:rsid w:val="00197F62"/>
    <w:rsid w:val="001A007E"/>
    <w:rsid w:val="001A037C"/>
    <w:rsid w:val="001A03EA"/>
    <w:rsid w:val="001A078F"/>
    <w:rsid w:val="001A0876"/>
    <w:rsid w:val="001A09AD"/>
    <w:rsid w:val="001A0C40"/>
    <w:rsid w:val="001A0D0B"/>
    <w:rsid w:val="001A0D94"/>
    <w:rsid w:val="001A0E23"/>
    <w:rsid w:val="001A10EC"/>
    <w:rsid w:val="001A11B6"/>
    <w:rsid w:val="001A1709"/>
    <w:rsid w:val="001A1710"/>
    <w:rsid w:val="001A1BE1"/>
    <w:rsid w:val="001A1DA5"/>
    <w:rsid w:val="001A1E08"/>
    <w:rsid w:val="001A1E7E"/>
    <w:rsid w:val="001A22A0"/>
    <w:rsid w:val="001A2636"/>
    <w:rsid w:val="001A26B3"/>
    <w:rsid w:val="001A29A4"/>
    <w:rsid w:val="001A29E0"/>
    <w:rsid w:val="001A2A37"/>
    <w:rsid w:val="001A2DF7"/>
    <w:rsid w:val="001A303F"/>
    <w:rsid w:val="001A3146"/>
    <w:rsid w:val="001A32B5"/>
    <w:rsid w:val="001A348E"/>
    <w:rsid w:val="001A3C51"/>
    <w:rsid w:val="001A49A4"/>
    <w:rsid w:val="001A4C83"/>
    <w:rsid w:val="001A4D0F"/>
    <w:rsid w:val="001A4F46"/>
    <w:rsid w:val="001A4FE5"/>
    <w:rsid w:val="001A5090"/>
    <w:rsid w:val="001A5591"/>
    <w:rsid w:val="001A57C4"/>
    <w:rsid w:val="001A5A56"/>
    <w:rsid w:val="001A62ED"/>
    <w:rsid w:val="001A6465"/>
    <w:rsid w:val="001A69D9"/>
    <w:rsid w:val="001A6C71"/>
    <w:rsid w:val="001A6E38"/>
    <w:rsid w:val="001A74DF"/>
    <w:rsid w:val="001A78BF"/>
    <w:rsid w:val="001A7A1F"/>
    <w:rsid w:val="001A7F01"/>
    <w:rsid w:val="001B0345"/>
    <w:rsid w:val="001B0B82"/>
    <w:rsid w:val="001B0E2B"/>
    <w:rsid w:val="001B0E3E"/>
    <w:rsid w:val="001B1082"/>
    <w:rsid w:val="001B114A"/>
    <w:rsid w:val="001B13B5"/>
    <w:rsid w:val="001B16D2"/>
    <w:rsid w:val="001B2171"/>
    <w:rsid w:val="001B21A9"/>
    <w:rsid w:val="001B2374"/>
    <w:rsid w:val="001B26E0"/>
    <w:rsid w:val="001B2A43"/>
    <w:rsid w:val="001B359F"/>
    <w:rsid w:val="001B3B90"/>
    <w:rsid w:val="001B3BE5"/>
    <w:rsid w:val="001B427D"/>
    <w:rsid w:val="001B4871"/>
    <w:rsid w:val="001B4A06"/>
    <w:rsid w:val="001B4EEC"/>
    <w:rsid w:val="001B5296"/>
    <w:rsid w:val="001B5602"/>
    <w:rsid w:val="001B589D"/>
    <w:rsid w:val="001B5A75"/>
    <w:rsid w:val="001B5BAE"/>
    <w:rsid w:val="001B5CF5"/>
    <w:rsid w:val="001B6261"/>
    <w:rsid w:val="001B64B1"/>
    <w:rsid w:val="001B64E1"/>
    <w:rsid w:val="001B677E"/>
    <w:rsid w:val="001B681E"/>
    <w:rsid w:val="001B695F"/>
    <w:rsid w:val="001B6B89"/>
    <w:rsid w:val="001B6BE3"/>
    <w:rsid w:val="001B6D4B"/>
    <w:rsid w:val="001B708C"/>
    <w:rsid w:val="001B70CF"/>
    <w:rsid w:val="001B730F"/>
    <w:rsid w:val="001B74E0"/>
    <w:rsid w:val="001B7876"/>
    <w:rsid w:val="001B7A2E"/>
    <w:rsid w:val="001B7CF3"/>
    <w:rsid w:val="001C0164"/>
    <w:rsid w:val="001C0290"/>
    <w:rsid w:val="001C0860"/>
    <w:rsid w:val="001C08A7"/>
    <w:rsid w:val="001C0CB5"/>
    <w:rsid w:val="001C1022"/>
    <w:rsid w:val="001C1036"/>
    <w:rsid w:val="001C155E"/>
    <w:rsid w:val="001C1A22"/>
    <w:rsid w:val="001C1BB3"/>
    <w:rsid w:val="001C2360"/>
    <w:rsid w:val="001C29F9"/>
    <w:rsid w:val="001C31E3"/>
    <w:rsid w:val="001C3240"/>
    <w:rsid w:val="001C3814"/>
    <w:rsid w:val="001C3884"/>
    <w:rsid w:val="001C3BE9"/>
    <w:rsid w:val="001C3EBC"/>
    <w:rsid w:val="001C3EF2"/>
    <w:rsid w:val="001C40CE"/>
    <w:rsid w:val="001C4232"/>
    <w:rsid w:val="001C4254"/>
    <w:rsid w:val="001C425F"/>
    <w:rsid w:val="001C45C8"/>
    <w:rsid w:val="001C4B26"/>
    <w:rsid w:val="001C4D72"/>
    <w:rsid w:val="001C4F19"/>
    <w:rsid w:val="001C504B"/>
    <w:rsid w:val="001C571C"/>
    <w:rsid w:val="001C5776"/>
    <w:rsid w:val="001C57CC"/>
    <w:rsid w:val="001C5BBB"/>
    <w:rsid w:val="001C6154"/>
    <w:rsid w:val="001C652D"/>
    <w:rsid w:val="001C6644"/>
    <w:rsid w:val="001C68BD"/>
    <w:rsid w:val="001C6C6D"/>
    <w:rsid w:val="001C704E"/>
    <w:rsid w:val="001C7567"/>
    <w:rsid w:val="001C78E0"/>
    <w:rsid w:val="001D05DA"/>
    <w:rsid w:val="001D09D0"/>
    <w:rsid w:val="001D0C62"/>
    <w:rsid w:val="001D0E53"/>
    <w:rsid w:val="001D1435"/>
    <w:rsid w:val="001D256F"/>
    <w:rsid w:val="001D2855"/>
    <w:rsid w:val="001D2F40"/>
    <w:rsid w:val="001D32CE"/>
    <w:rsid w:val="001D33A9"/>
    <w:rsid w:val="001D366A"/>
    <w:rsid w:val="001D3724"/>
    <w:rsid w:val="001D3FCE"/>
    <w:rsid w:val="001D438F"/>
    <w:rsid w:val="001D4856"/>
    <w:rsid w:val="001D490D"/>
    <w:rsid w:val="001D4BCC"/>
    <w:rsid w:val="001D4C0E"/>
    <w:rsid w:val="001D4C81"/>
    <w:rsid w:val="001D4F89"/>
    <w:rsid w:val="001D4FC0"/>
    <w:rsid w:val="001D5733"/>
    <w:rsid w:val="001D5919"/>
    <w:rsid w:val="001D5975"/>
    <w:rsid w:val="001D5DF3"/>
    <w:rsid w:val="001D6514"/>
    <w:rsid w:val="001D68E7"/>
    <w:rsid w:val="001D68F3"/>
    <w:rsid w:val="001D69E2"/>
    <w:rsid w:val="001D69F7"/>
    <w:rsid w:val="001D6C84"/>
    <w:rsid w:val="001D6DD4"/>
    <w:rsid w:val="001D70ED"/>
    <w:rsid w:val="001D7608"/>
    <w:rsid w:val="001D7D95"/>
    <w:rsid w:val="001D7F05"/>
    <w:rsid w:val="001E02A0"/>
    <w:rsid w:val="001E02E1"/>
    <w:rsid w:val="001E15AE"/>
    <w:rsid w:val="001E1A36"/>
    <w:rsid w:val="001E1A4C"/>
    <w:rsid w:val="001E1B2B"/>
    <w:rsid w:val="001E2C34"/>
    <w:rsid w:val="001E2D34"/>
    <w:rsid w:val="001E2F26"/>
    <w:rsid w:val="001E3323"/>
    <w:rsid w:val="001E338A"/>
    <w:rsid w:val="001E3459"/>
    <w:rsid w:val="001E36ED"/>
    <w:rsid w:val="001E38C6"/>
    <w:rsid w:val="001E3996"/>
    <w:rsid w:val="001E3E73"/>
    <w:rsid w:val="001E43C4"/>
    <w:rsid w:val="001E46BB"/>
    <w:rsid w:val="001E46DE"/>
    <w:rsid w:val="001E497B"/>
    <w:rsid w:val="001E4B28"/>
    <w:rsid w:val="001E4BD6"/>
    <w:rsid w:val="001E4DA8"/>
    <w:rsid w:val="001E4F8C"/>
    <w:rsid w:val="001E51EA"/>
    <w:rsid w:val="001E56B1"/>
    <w:rsid w:val="001E5BA4"/>
    <w:rsid w:val="001E5DE4"/>
    <w:rsid w:val="001E5EA0"/>
    <w:rsid w:val="001E5FC7"/>
    <w:rsid w:val="001E6004"/>
    <w:rsid w:val="001E61B1"/>
    <w:rsid w:val="001E6319"/>
    <w:rsid w:val="001E67C3"/>
    <w:rsid w:val="001E6C0E"/>
    <w:rsid w:val="001E6FF7"/>
    <w:rsid w:val="001E715A"/>
    <w:rsid w:val="001E72CA"/>
    <w:rsid w:val="001E74E0"/>
    <w:rsid w:val="001E7590"/>
    <w:rsid w:val="001E7A18"/>
    <w:rsid w:val="001E7A96"/>
    <w:rsid w:val="001E7F5B"/>
    <w:rsid w:val="001F01BF"/>
    <w:rsid w:val="001F1078"/>
    <w:rsid w:val="001F11A0"/>
    <w:rsid w:val="001F1254"/>
    <w:rsid w:val="001F14A9"/>
    <w:rsid w:val="001F1647"/>
    <w:rsid w:val="001F16B2"/>
    <w:rsid w:val="001F196C"/>
    <w:rsid w:val="001F1AB7"/>
    <w:rsid w:val="001F1AD8"/>
    <w:rsid w:val="001F1FFE"/>
    <w:rsid w:val="001F23BA"/>
    <w:rsid w:val="001F2488"/>
    <w:rsid w:val="001F2F05"/>
    <w:rsid w:val="001F2F13"/>
    <w:rsid w:val="001F2FA4"/>
    <w:rsid w:val="001F3252"/>
    <w:rsid w:val="001F3BA4"/>
    <w:rsid w:val="001F3CBF"/>
    <w:rsid w:val="001F4575"/>
    <w:rsid w:val="001F49A2"/>
    <w:rsid w:val="001F4D77"/>
    <w:rsid w:val="001F4DFF"/>
    <w:rsid w:val="001F4E29"/>
    <w:rsid w:val="001F4E55"/>
    <w:rsid w:val="001F506E"/>
    <w:rsid w:val="001F522D"/>
    <w:rsid w:val="001F550C"/>
    <w:rsid w:val="001F574C"/>
    <w:rsid w:val="001F57AD"/>
    <w:rsid w:val="001F6018"/>
    <w:rsid w:val="001F6487"/>
    <w:rsid w:val="001F66BE"/>
    <w:rsid w:val="001F6B6B"/>
    <w:rsid w:val="001F738F"/>
    <w:rsid w:val="001F7788"/>
    <w:rsid w:val="001F7A72"/>
    <w:rsid w:val="001F7C15"/>
    <w:rsid w:val="001F7C50"/>
    <w:rsid w:val="00200106"/>
    <w:rsid w:val="00200300"/>
    <w:rsid w:val="0020043B"/>
    <w:rsid w:val="0020069E"/>
    <w:rsid w:val="00200AAE"/>
    <w:rsid w:val="00200ADA"/>
    <w:rsid w:val="00200D23"/>
    <w:rsid w:val="00200E49"/>
    <w:rsid w:val="00200F4F"/>
    <w:rsid w:val="00201037"/>
    <w:rsid w:val="002011B6"/>
    <w:rsid w:val="002012EA"/>
    <w:rsid w:val="002019FE"/>
    <w:rsid w:val="00201DDD"/>
    <w:rsid w:val="0020235D"/>
    <w:rsid w:val="0020245F"/>
    <w:rsid w:val="00202884"/>
    <w:rsid w:val="00202938"/>
    <w:rsid w:val="00202999"/>
    <w:rsid w:val="0020299C"/>
    <w:rsid w:val="00203894"/>
    <w:rsid w:val="002039CC"/>
    <w:rsid w:val="00203BD8"/>
    <w:rsid w:val="00203F24"/>
    <w:rsid w:val="00203F61"/>
    <w:rsid w:val="00204161"/>
    <w:rsid w:val="002045E1"/>
    <w:rsid w:val="002047FF"/>
    <w:rsid w:val="00204857"/>
    <w:rsid w:val="00204BB7"/>
    <w:rsid w:val="00204C42"/>
    <w:rsid w:val="00205072"/>
    <w:rsid w:val="0020576F"/>
    <w:rsid w:val="00205BB9"/>
    <w:rsid w:val="00205E50"/>
    <w:rsid w:val="0020611B"/>
    <w:rsid w:val="00206178"/>
    <w:rsid w:val="00206212"/>
    <w:rsid w:val="002066B9"/>
    <w:rsid w:val="00206851"/>
    <w:rsid w:val="002068D2"/>
    <w:rsid w:val="00206E81"/>
    <w:rsid w:val="0020769D"/>
    <w:rsid w:val="0020771B"/>
    <w:rsid w:val="00207BF0"/>
    <w:rsid w:val="00207C97"/>
    <w:rsid w:val="00207CE2"/>
    <w:rsid w:val="002100D0"/>
    <w:rsid w:val="002100FA"/>
    <w:rsid w:val="00210278"/>
    <w:rsid w:val="002102E0"/>
    <w:rsid w:val="00210331"/>
    <w:rsid w:val="002104EF"/>
    <w:rsid w:val="0021074A"/>
    <w:rsid w:val="002107E9"/>
    <w:rsid w:val="00210821"/>
    <w:rsid w:val="00210B09"/>
    <w:rsid w:val="002118DB"/>
    <w:rsid w:val="00211C18"/>
    <w:rsid w:val="00211CFD"/>
    <w:rsid w:val="00211D4C"/>
    <w:rsid w:val="002120CC"/>
    <w:rsid w:val="0021235E"/>
    <w:rsid w:val="00212752"/>
    <w:rsid w:val="00212792"/>
    <w:rsid w:val="00212C50"/>
    <w:rsid w:val="00212C89"/>
    <w:rsid w:val="00212FB7"/>
    <w:rsid w:val="0021415C"/>
    <w:rsid w:val="0021419D"/>
    <w:rsid w:val="00214232"/>
    <w:rsid w:val="0021439C"/>
    <w:rsid w:val="0021453C"/>
    <w:rsid w:val="002149A3"/>
    <w:rsid w:val="002149D5"/>
    <w:rsid w:val="00215209"/>
    <w:rsid w:val="00215422"/>
    <w:rsid w:val="0021554B"/>
    <w:rsid w:val="0021565A"/>
    <w:rsid w:val="00215A3A"/>
    <w:rsid w:val="00215B6A"/>
    <w:rsid w:val="00215B9C"/>
    <w:rsid w:val="00216D30"/>
    <w:rsid w:val="00216EDC"/>
    <w:rsid w:val="002170E9"/>
    <w:rsid w:val="0021710C"/>
    <w:rsid w:val="002172EB"/>
    <w:rsid w:val="002176E2"/>
    <w:rsid w:val="0021771F"/>
    <w:rsid w:val="002179FC"/>
    <w:rsid w:val="00217D32"/>
    <w:rsid w:val="002204F7"/>
    <w:rsid w:val="002205C8"/>
    <w:rsid w:val="002205E7"/>
    <w:rsid w:val="00220A9E"/>
    <w:rsid w:val="00220B3B"/>
    <w:rsid w:val="00220BD6"/>
    <w:rsid w:val="00220D9D"/>
    <w:rsid w:val="00221036"/>
    <w:rsid w:val="00221285"/>
    <w:rsid w:val="00221449"/>
    <w:rsid w:val="00221622"/>
    <w:rsid w:val="00221CB4"/>
    <w:rsid w:val="00221CC0"/>
    <w:rsid w:val="00221D9C"/>
    <w:rsid w:val="00222485"/>
    <w:rsid w:val="00222533"/>
    <w:rsid w:val="0022281F"/>
    <w:rsid w:val="00222B5E"/>
    <w:rsid w:val="00222DB7"/>
    <w:rsid w:val="00223084"/>
    <w:rsid w:val="002230B2"/>
    <w:rsid w:val="0022353D"/>
    <w:rsid w:val="00223A1E"/>
    <w:rsid w:val="00223B20"/>
    <w:rsid w:val="00223C9B"/>
    <w:rsid w:val="002240CB"/>
    <w:rsid w:val="0022413A"/>
    <w:rsid w:val="0022432E"/>
    <w:rsid w:val="002244F6"/>
    <w:rsid w:val="00224598"/>
    <w:rsid w:val="002247E9"/>
    <w:rsid w:val="00224B7F"/>
    <w:rsid w:val="00224B8A"/>
    <w:rsid w:val="00224CCF"/>
    <w:rsid w:val="002250B3"/>
    <w:rsid w:val="002251DD"/>
    <w:rsid w:val="002255A1"/>
    <w:rsid w:val="00225C10"/>
    <w:rsid w:val="00225F24"/>
    <w:rsid w:val="00226766"/>
    <w:rsid w:val="002268BB"/>
    <w:rsid w:val="00226EB0"/>
    <w:rsid w:val="002270FC"/>
    <w:rsid w:val="0022717B"/>
    <w:rsid w:val="002271BE"/>
    <w:rsid w:val="002272F2"/>
    <w:rsid w:val="00227CD6"/>
    <w:rsid w:val="00230223"/>
    <w:rsid w:val="0023029A"/>
    <w:rsid w:val="00230A66"/>
    <w:rsid w:val="00230A76"/>
    <w:rsid w:val="00230C90"/>
    <w:rsid w:val="00230E6C"/>
    <w:rsid w:val="0023151C"/>
    <w:rsid w:val="00231531"/>
    <w:rsid w:val="002318E5"/>
    <w:rsid w:val="00231FDF"/>
    <w:rsid w:val="00232180"/>
    <w:rsid w:val="002326B6"/>
    <w:rsid w:val="002328A5"/>
    <w:rsid w:val="00232C7B"/>
    <w:rsid w:val="00232D67"/>
    <w:rsid w:val="00232EBD"/>
    <w:rsid w:val="00232F4F"/>
    <w:rsid w:val="002330A3"/>
    <w:rsid w:val="0023315A"/>
    <w:rsid w:val="0023346C"/>
    <w:rsid w:val="0023380F"/>
    <w:rsid w:val="002339C2"/>
    <w:rsid w:val="00233BF0"/>
    <w:rsid w:val="00233E62"/>
    <w:rsid w:val="00234163"/>
    <w:rsid w:val="002343C2"/>
    <w:rsid w:val="00234583"/>
    <w:rsid w:val="00234BED"/>
    <w:rsid w:val="00234CB7"/>
    <w:rsid w:val="002350BD"/>
    <w:rsid w:val="00235695"/>
    <w:rsid w:val="00235A09"/>
    <w:rsid w:val="00235A1F"/>
    <w:rsid w:val="00235E9E"/>
    <w:rsid w:val="0023616B"/>
    <w:rsid w:val="002361C9"/>
    <w:rsid w:val="00236552"/>
    <w:rsid w:val="0023655E"/>
    <w:rsid w:val="00236E99"/>
    <w:rsid w:val="002371A1"/>
    <w:rsid w:val="002375AA"/>
    <w:rsid w:val="0023770E"/>
    <w:rsid w:val="00237B09"/>
    <w:rsid w:val="00237BE4"/>
    <w:rsid w:val="00237D1A"/>
    <w:rsid w:val="002400ED"/>
    <w:rsid w:val="0024040E"/>
    <w:rsid w:val="00240874"/>
    <w:rsid w:val="00241015"/>
    <w:rsid w:val="00241A80"/>
    <w:rsid w:val="00241B27"/>
    <w:rsid w:val="00241FA1"/>
    <w:rsid w:val="00242153"/>
    <w:rsid w:val="00242322"/>
    <w:rsid w:val="0024242D"/>
    <w:rsid w:val="002425AC"/>
    <w:rsid w:val="002425E5"/>
    <w:rsid w:val="0024284E"/>
    <w:rsid w:val="00242C0F"/>
    <w:rsid w:val="00242C4B"/>
    <w:rsid w:val="00242CA2"/>
    <w:rsid w:val="00242D3A"/>
    <w:rsid w:val="0024316C"/>
    <w:rsid w:val="002432FA"/>
    <w:rsid w:val="002434BF"/>
    <w:rsid w:val="002434FA"/>
    <w:rsid w:val="002437B8"/>
    <w:rsid w:val="00243825"/>
    <w:rsid w:val="00243834"/>
    <w:rsid w:val="002438B5"/>
    <w:rsid w:val="00243A93"/>
    <w:rsid w:val="00243B99"/>
    <w:rsid w:val="00243DB7"/>
    <w:rsid w:val="00244097"/>
    <w:rsid w:val="0024422D"/>
    <w:rsid w:val="002443F3"/>
    <w:rsid w:val="0024442F"/>
    <w:rsid w:val="0024466E"/>
    <w:rsid w:val="00244989"/>
    <w:rsid w:val="00244CF5"/>
    <w:rsid w:val="00245421"/>
    <w:rsid w:val="002454A7"/>
    <w:rsid w:val="002454CF"/>
    <w:rsid w:val="00245B1F"/>
    <w:rsid w:val="00245BF5"/>
    <w:rsid w:val="002461DB"/>
    <w:rsid w:val="00246BD4"/>
    <w:rsid w:val="00247177"/>
    <w:rsid w:val="00247267"/>
    <w:rsid w:val="00247279"/>
    <w:rsid w:val="002472C0"/>
    <w:rsid w:val="002472CA"/>
    <w:rsid w:val="002476D2"/>
    <w:rsid w:val="002476EF"/>
    <w:rsid w:val="002478A4"/>
    <w:rsid w:val="00247C3E"/>
    <w:rsid w:val="0025001F"/>
    <w:rsid w:val="002500A1"/>
    <w:rsid w:val="00250281"/>
    <w:rsid w:val="0025030F"/>
    <w:rsid w:val="00250A96"/>
    <w:rsid w:val="00250D85"/>
    <w:rsid w:val="00250DEA"/>
    <w:rsid w:val="00251022"/>
    <w:rsid w:val="00251054"/>
    <w:rsid w:val="002510ED"/>
    <w:rsid w:val="00251182"/>
    <w:rsid w:val="00251698"/>
    <w:rsid w:val="002518CA"/>
    <w:rsid w:val="00251914"/>
    <w:rsid w:val="002519B8"/>
    <w:rsid w:val="00251A32"/>
    <w:rsid w:val="00251AA3"/>
    <w:rsid w:val="00251C9D"/>
    <w:rsid w:val="002520EB"/>
    <w:rsid w:val="00252291"/>
    <w:rsid w:val="00252A00"/>
    <w:rsid w:val="00252A54"/>
    <w:rsid w:val="00252D59"/>
    <w:rsid w:val="0025333B"/>
    <w:rsid w:val="00253B8B"/>
    <w:rsid w:val="00253EB6"/>
    <w:rsid w:val="002542B2"/>
    <w:rsid w:val="0025438D"/>
    <w:rsid w:val="00254683"/>
    <w:rsid w:val="00254737"/>
    <w:rsid w:val="002547F9"/>
    <w:rsid w:val="002548C4"/>
    <w:rsid w:val="00254A1C"/>
    <w:rsid w:val="0025503A"/>
    <w:rsid w:val="0025527F"/>
    <w:rsid w:val="002554D2"/>
    <w:rsid w:val="002559E3"/>
    <w:rsid w:val="00255AD8"/>
    <w:rsid w:val="00255D07"/>
    <w:rsid w:val="00255D52"/>
    <w:rsid w:val="00256570"/>
    <w:rsid w:val="00256869"/>
    <w:rsid w:val="0025690D"/>
    <w:rsid w:val="00256AB1"/>
    <w:rsid w:val="00256D44"/>
    <w:rsid w:val="00256F1D"/>
    <w:rsid w:val="0025713B"/>
    <w:rsid w:val="0025723D"/>
    <w:rsid w:val="002574BE"/>
    <w:rsid w:val="002576A6"/>
    <w:rsid w:val="00257CFB"/>
    <w:rsid w:val="00257DA8"/>
    <w:rsid w:val="00260081"/>
    <w:rsid w:val="002604E6"/>
    <w:rsid w:val="002605CF"/>
    <w:rsid w:val="002605EF"/>
    <w:rsid w:val="00260628"/>
    <w:rsid w:val="00260EFC"/>
    <w:rsid w:val="002610D8"/>
    <w:rsid w:val="0026134D"/>
    <w:rsid w:val="0026152B"/>
    <w:rsid w:val="002615BB"/>
    <w:rsid w:val="00261981"/>
    <w:rsid w:val="00261C5A"/>
    <w:rsid w:val="00261D2D"/>
    <w:rsid w:val="00261FEA"/>
    <w:rsid w:val="002624CF"/>
    <w:rsid w:val="00262D3C"/>
    <w:rsid w:val="00262D92"/>
    <w:rsid w:val="00262F23"/>
    <w:rsid w:val="00263D1D"/>
    <w:rsid w:val="00263DEE"/>
    <w:rsid w:val="0026409F"/>
    <w:rsid w:val="0026472C"/>
    <w:rsid w:val="00264778"/>
    <w:rsid w:val="002647FA"/>
    <w:rsid w:val="00264A53"/>
    <w:rsid w:val="002655CD"/>
    <w:rsid w:val="002659D6"/>
    <w:rsid w:val="00265C32"/>
    <w:rsid w:val="00265E6E"/>
    <w:rsid w:val="002661A6"/>
    <w:rsid w:val="00266BE3"/>
    <w:rsid w:val="00266FD5"/>
    <w:rsid w:val="0026731E"/>
    <w:rsid w:val="002673B5"/>
    <w:rsid w:val="00267534"/>
    <w:rsid w:val="00267775"/>
    <w:rsid w:val="00267902"/>
    <w:rsid w:val="002679E3"/>
    <w:rsid w:val="00267A7C"/>
    <w:rsid w:val="00267A82"/>
    <w:rsid w:val="002700ED"/>
    <w:rsid w:val="00270298"/>
    <w:rsid w:val="002703A4"/>
    <w:rsid w:val="00270671"/>
    <w:rsid w:val="002707B0"/>
    <w:rsid w:val="00270CC4"/>
    <w:rsid w:val="002714D7"/>
    <w:rsid w:val="00271643"/>
    <w:rsid w:val="00271B57"/>
    <w:rsid w:val="00271B67"/>
    <w:rsid w:val="00271CAB"/>
    <w:rsid w:val="00271E27"/>
    <w:rsid w:val="002720FA"/>
    <w:rsid w:val="00272243"/>
    <w:rsid w:val="002725D8"/>
    <w:rsid w:val="00272962"/>
    <w:rsid w:val="00272A2A"/>
    <w:rsid w:val="00272BBC"/>
    <w:rsid w:val="00272C82"/>
    <w:rsid w:val="00272D2D"/>
    <w:rsid w:val="002739E6"/>
    <w:rsid w:val="00273C1E"/>
    <w:rsid w:val="00274296"/>
    <w:rsid w:val="002744E3"/>
    <w:rsid w:val="00274695"/>
    <w:rsid w:val="00274882"/>
    <w:rsid w:val="00274D36"/>
    <w:rsid w:val="00274F39"/>
    <w:rsid w:val="002750D3"/>
    <w:rsid w:val="0027586E"/>
    <w:rsid w:val="002759D1"/>
    <w:rsid w:val="00275E2F"/>
    <w:rsid w:val="00276034"/>
    <w:rsid w:val="00276138"/>
    <w:rsid w:val="002769A9"/>
    <w:rsid w:val="00276D53"/>
    <w:rsid w:val="002772FF"/>
    <w:rsid w:val="002775F0"/>
    <w:rsid w:val="00277630"/>
    <w:rsid w:val="00277EB4"/>
    <w:rsid w:val="00280774"/>
    <w:rsid w:val="00280A26"/>
    <w:rsid w:val="00280C9D"/>
    <w:rsid w:val="00280CCE"/>
    <w:rsid w:val="00280F95"/>
    <w:rsid w:val="002810D9"/>
    <w:rsid w:val="00281256"/>
    <w:rsid w:val="00281535"/>
    <w:rsid w:val="002820BA"/>
    <w:rsid w:val="002821AB"/>
    <w:rsid w:val="00282288"/>
    <w:rsid w:val="002823C2"/>
    <w:rsid w:val="00282961"/>
    <w:rsid w:val="00282A92"/>
    <w:rsid w:val="002832E9"/>
    <w:rsid w:val="00283A56"/>
    <w:rsid w:val="00283AE6"/>
    <w:rsid w:val="00283C90"/>
    <w:rsid w:val="00283E96"/>
    <w:rsid w:val="0028416A"/>
    <w:rsid w:val="00284727"/>
    <w:rsid w:val="00284A5E"/>
    <w:rsid w:val="00284E19"/>
    <w:rsid w:val="00284FE8"/>
    <w:rsid w:val="002853E4"/>
    <w:rsid w:val="00285784"/>
    <w:rsid w:val="00285A95"/>
    <w:rsid w:val="00285CE9"/>
    <w:rsid w:val="0028616A"/>
    <w:rsid w:val="0028664E"/>
    <w:rsid w:val="0028679F"/>
    <w:rsid w:val="00286D8B"/>
    <w:rsid w:val="0028714D"/>
    <w:rsid w:val="00287422"/>
    <w:rsid w:val="002874CF"/>
    <w:rsid w:val="00287CF8"/>
    <w:rsid w:val="00287DE2"/>
    <w:rsid w:val="00290054"/>
    <w:rsid w:val="002901BA"/>
    <w:rsid w:val="00290657"/>
    <w:rsid w:val="00290862"/>
    <w:rsid w:val="00290B7F"/>
    <w:rsid w:val="00290C41"/>
    <w:rsid w:val="00290FC0"/>
    <w:rsid w:val="00291216"/>
    <w:rsid w:val="00291F54"/>
    <w:rsid w:val="00292306"/>
    <w:rsid w:val="00292364"/>
    <w:rsid w:val="002925FC"/>
    <w:rsid w:val="00292687"/>
    <w:rsid w:val="00292A45"/>
    <w:rsid w:val="00292A7D"/>
    <w:rsid w:val="00292DA3"/>
    <w:rsid w:val="00292DB1"/>
    <w:rsid w:val="00293732"/>
    <w:rsid w:val="00293781"/>
    <w:rsid w:val="00293A6F"/>
    <w:rsid w:val="002945D9"/>
    <w:rsid w:val="00294783"/>
    <w:rsid w:val="002949F5"/>
    <w:rsid w:val="00294CFC"/>
    <w:rsid w:val="002950B0"/>
    <w:rsid w:val="0029543A"/>
    <w:rsid w:val="002955D2"/>
    <w:rsid w:val="00295A1D"/>
    <w:rsid w:val="00295E01"/>
    <w:rsid w:val="0029604F"/>
    <w:rsid w:val="00296137"/>
    <w:rsid w:val="002963F7"/>
    <w:rsid w:val="002969EA"/>
    <w:rsid w:val="00296AE5"/>
    <w:rsid w:val="00296B2A"/>
    <w:rsid w:val="002970F4"/>
    <w:rsid w:val="00297711"/>
    <w:rsid w:val="002978BB"/>
    <w:rsid w:val="00297AAB"/>
    <w:rsid w:val="00297B10"/>
    <w:rsid w:val="00297B34"/>
    <w:rsid w:val="00297C1D"/>
    <w:rsid w:val="00297C4F"/>
    <w:rsid w:val="002A007E"/>
    <w:rsid w:val="002A00CB"/>
    <w:rsid w:val="002A047C"/>
    <w:rsid w:val="002A0B52"/>
    <w:rsid w:val="002A0F9E"/>
    <w:rsid w:val="002A14E9"/>
    <w:rsid w:val="002A15BF"/>
    <w:rsid w:val="002A17ED"/>
    <w:rsid w:val="002A183D"/>
    <w:rsid w:val="002A1CF0"/>
    <w:rsid w:val="002A1D79"/>
    <w:rsid w:val="002A1F01"/>
    <w:rsid w:val="002A20B2"/>
    <w:rsid w:val="002A20D7"/>
    <w:rsid w:val="002A2294"/>
    <w:rsid w:val="002A263A"/>
    <w:rsid w:val="002A2699"/>
    <w:rsid w:val="002A2E9A"/>
    <w:rsid w:val="002A350A"/>
    <w:rsid w:val="002A36EC"/>
    <w:rsid w:val="002A39E7"/>
    <w:rsid w:val="002A3C77"/>
    <w:rsid w:val="002A3C8F"/>
    <w:rsid w:val="002A3CF3"/>
    <w:rsid w:val="002A405E"/>
    <w:rsid w:val="002A40D3"/>
    <w:rsid w:val="002A42E0"/>
    <w:rsid w:val="002A431B"/>
    <w:rsid w:val="002A484E"/>
    <w:rsid w:val="002A4956"/>
    <w:rsid w:val="002A4972"/>
    <w:rsid w:val="002A49E1"/>
    <w:rsid w:val="002A4F34"/>
    <w:rsid w:val="002A503E"/>
    <w:rsid w:val="002A5047"/>
    <w:rsid w:val="002A50CF"/>
    <w:rsid w:val="002A50D5"/>
    <w:rsid w:val="002A5324"/>
    <w:rsid w:val="002A57A7"/>
    <w:rsid w:val="002A57AE"/>
    <w:rsid w:val="002A63E2"/>
    <w:rsid w:val="002A68BB"/>
    <w:rsid w:val="002A6A4C"/>
    <w:rsid w:val="002A6EE2"/>
    <w:rsid w:val="002A7025"/>
    <w:rsid w:val="002A75CD"/>
    <w:rsid w:val="002A7611"/>
    <w:rsid w:val="002A7855"/>
    <w:rsid w:val="002A7B18"/>
    <w:rsid w:val="002A7BBB"/>
    <w:rsid w:val="002A7C9E"/>
    <w:rsid w:val="002A7D8D"/>
    <w:rsid w:val="002B0047"/>
    <w:rsid w:val="002B02CE"/>
    <w:rsid w:val="002B075A"/>
    <w:rsid w:val="002B0A30"/>
    <w:rsid w:val="002B0ADB"/>
    <w:rsid w:val="002B1450"/>
    <w:rsid w:val="002B156A"/>
    <w:rsid w:val="002B15AC"/>
    <w:rsid w:val="002B188F"/>
    <w:rsid w:val="002B1AC8"/>
    <w:rsid w:val="002B1C86"/>
    <w:rsid w:val="002B1D21"/>
    <w:rsid w:val="002B205F"/>
    <w:rsid w:val="002B301D"/>
    <w:rsid w:val="002B320E"/>
    <w:rsid w:val="002B3216"/>
    <w:rsid w:val="002B346E"/>
    <w:rsid w:val="002B36CC"/>
    <w:rsid w:val="002B38B6"/>
    <w:rsid w:val="002B41A8"/>
    <w:rsid w:val="002B47FB"/>
    <w:rsid w:val="002B4825"/>
    <w:rsid w:val="002B489E"/>
    <w:rsid w:val="002B49DC"/>
    <w:rsid w:val="002B4C57"/>
    <w:rsid w:val="002B4CC4"/>
    <w:rsid w:val="002B4D21"/>
    <w:rsid w:val="002B5142"/>
    <w:rsid w:val="002B523B"/>
    <w:rsid w:val="002B567D"/>
    <w:rsid w:val="002B59E5"/>
    <w:rsid w:val="002B5A3B"/>
    <w:rsid w:val="002B5D40"/>
    <w:rsid w:val="002B5E17"/>
    <w:rsid w:val="002B5F51"/>
    <w:rsid w:val="002B613C"/>
    <w:rsid w:val="002B6716"/>
    <w:rsid w:val="002B678B"/>
    <w:rsid w:val="002B6B2D"/>
    <w:rsid w:val="002B729F"/>
    <w:rsid w:val="002B72B9"/>
    <w:rsid w:val="002B7410"/>
    <w:rsid w:val="002B7770"/>
    <w:rsid w:val="002B7865"/>
    <w:rsid w:val="002B78D5"/>
    <w:rsid w:val="002B7BB8"/>
    <w:rsid w:val="002C0351"/>
    <w:rsid w:val="002C04B6"/>
    <w:rsid w:val="002C07DC"/>
    <w:rsid w:val="002C0E18"/>
    <w:rsid w:val="002C192D"/>
    <w:rsid w:val="002C197B"/>
    <w:rsid w:val="002C1F6A"/>
    <w:rsid w:val="002C2872"/>
    <w:rsid w:val="002C2915"/>
    <w:rsid w:val="002C2919"/>
    <w:rsid w:val="002C2D1B"/>
    <w:rsid w:val="002C2E43"/>
    <w:rsid w:val="002C329C"/>
    <w:rsid w:val="002C3635"/>
    <w:rsid w:val="002C3A55"/>
    <w:rsid w:val="002C3AC0"/>
    <w:rsid w:val="002C3EDB"/>
    <w:rsid w:val="002C3F46"/>
    <w:rsid w:val="002C4014"/>
    <w:rsid w:val="002C40A3"/>
    <w:rsid w:val="002C4610"/>
    <w:rsid w:val="002C4626"/>
    <w:rsid w:val="002C4968"/>
    <w:rsid w:val="002C49E5"/>
    <w:rsid w:val="002C4B67"/>
    <w:rsid w:val="002C4EB1"/>
    <w:rsid w:val="002C4F35"/>
    <w:rsid w:val="002C5131"/>
    <w:rsid w:val="002C5993"/>
    <w:rsid w:val="002C5B4B"/>
    <w:rsid w:val="002C5D7C"/>
    <w:rsid w:val="002C5DA4"/>
    <w:rsid w:val="002C5F80"/>
    <w:rsid w:val="002C62AC"/>
    <w:rsid w:val="002C677C"/>
    <w:rsid w:val="002C6888"/>
    <w:rsid w:val="002C7131"/>
    <w:rsid w:val="002C774B"/>
    <w:rsid w:val="002C78D9"/>
    <w:rsid w:val="002C79FB"/>
    <w:rsid w:val="002C7A4E"/>
    <w:rsid w:val="002C7C01"/>
    <w:rsid w:val="002C7FF3"/>
    <w:rsid w:val="002D092B"/>
    <w:rsid w:val="002D0A4F"/>
    <w:rsid w:val="002D0AF9"/>
    <w:rsid w:val="002D0BE6"/>
    <w:rsid w:val="002D0BE9"/>
    <w:rsid w:val="002D0CCC"/>
    <w:rsid w:val="002D134A"/>
    <w:rsid w:val="002D1431"/>
    <w:rsid w:val="002D17FB"/>
    <w:rsid w:val="002D1C61"/>
    <w:rsid w:val="002D2556"/>
    <w:rsid w:val="002D26C7"/>
    <w:rsid w:val="002D2CF5"/>
    <w:rsid w:val="002D2E37"/>
    <w:rsid w:val="002D3158"/>
    <w:rsid w:val="002D3309"/>
    <w:rsid w:val="002D343C"/>
    <w:rsid w:val="002D3546"/>
    <w:rsid w:val="002D38DD"/>
    <w:rsid w:val="002D420E"/>
    <w:rsid w:val="002D4236"/>
    <w:rsid w:val="002D49DE"/>
    <w:rsid w:val="002D4A26"/>
    <w:rsid w:val="002D4AAF"/>
    <w:rsid w:val="002D4D77"/>
    <w:rsid w:val="002D4EDF"/>
    <w:rsid w:val="002D531B"/>
    <w:rsid w:val="002D5573"/>
    <w:rsid w:val="002D5AEF"/>
    <w:rsid w:val="002D600B"/>
    <w:rsid w:val="002D6114"/>
    <w:rsid w:val="002D6198"/>
    <w:rsid w:val="002D64EE"/>
    <w:rsid w:val="002D6654"/>
    <w:rsid w:val="002D67E6"/>
    <w:rsid w:val="002D69E5"/>
    <w:rsid w:val="002D6A8B"/>
    <w:rsid w:val="002D6D80"/>
    <w:rsid w:val="002D70D9"/>
    <w:rsid w:val="002D7235"/>
    <w:rsid w:val="002D7236"/>
    <w:rsid w:val="002D7681"/>
    <w:rsid w:val="002D7AAC"/>
    <w:rsid w:val="002D7AE7"/>
    <w:rsid w:val="002D7BD2"/>
    <w:rsid w:val="002D7DA6"/>
    <w:rsid w:val="002D7E49"/>
    <w:rsid w:val="002D7F36"/>
    <w:rsid w:val="002D7FBE"/>
    <w:rsid w:val="002E01BD"/>
    <w:rsid w:val="002E03FB"/>
    <w:rsid w:val="002E0513"/>
    <w:rsid w:val="002E051A"/>
    <w:rsid w:val="002E05BE"/>
    <w:rsid w:val="002E0994"/>
    <w:rsid w:val="002E0D03"/>
    <w:rsid w:val="002E1145"/>
    <w:rsid w:val="002E1A81"/>
    <w:rsid w:val="002E2015"/>
    <w:rsid w:val="002E2172"/>
    <w:rsid w:val="002E24A4"/>
    <w:rsid w:val="002E31B7"/>
    <w:rsid w:val="002E3329"/>
    <w:rsid w:val="002E375D"/>
    <w:rsid w:val="002E38E9"/>
    <w:rsid w:val="002E3961"/>
    <w:rsid w:val="002E3BFD"/>
    <w:rsid w:val="002E3D8B"/>
    <w:rsid w:val="002E40AA"/>
    <w:rsid w:val="002E4202"/>
    <w:rsid w:val="002E439B"/>
    <w:rsid w:val="002E43A3"/>
    <w:rsid w:val="002E45EE"/>
    <w:rsid w:val="002E4B00"/>
    <w:rsid w:val="002E4B85"/>
    <w:rsid w:val="002E4EEB"/>
    <w:rsid w:val="002E536F"/>
    <w:rsid w:val="002E53D8"/>
    <w:rsid w:val="002E57C3"/>
    <w:rsid w:val="002E580B"/>
    <w:rsid w:val="002E5F47"/>
    <w:rsid w:val="002E6019"/>
    <w:rsid w:val="002E6140"/>
    <w:rsid w:val="002E6424"/>
    <w:rsid w:val="002E6474"/>
    <w:rsid w:val="002E658B"/>
    <w:rsid w:val="002E6A9F"/>
    <w:rsid w:val="002E6AC7"/>
    <w:rsid w:val="002E6FD5"/>
    <w:rsid w:val="002E7334"/>
    <w:rsid w:val="002E769A"/>
    <w:rsid w:val="002E77C1"/>
    <w:rsid w:val="002E7812"/>
    <w:rsid w:val="002E795F"/>
    <w:rsid w:val="002E7E95"/>
    <w:rsid w:val="002F0260"/>
    <w:rsid w:val="002F0575"/>
    <w:rsid w:val="002F08BD"/>
    <w:rsid w:val="002F0C1E"/>
    <w:rsid w:val="002F188A"/>
    <w:rsid w:val="002F1A91"/>
    <w:rsid w:val="002F1C52"/>
    <w:rsid w:val="002F1DE0"/>
    <w:rsid w:val="002F25FB"/>
    <w:rsid w:val="002F2801"/>
    <w:rsid w:val="002F2C9E"/>
    <w:rsid w:val="002F2D4C"/>
    <w:rsid w:val="002F3018"/>
    <w:rsid w:val="002F3081"/>
    <w:rsid w:val="002F30A0"/>
    <w:rsid w:val="002F3273"/>
    <w:rsid w:val="002F32AF"/>
    <w:rsid w:val="002F3370"/>
    <w:rsid w:val="002F3696"/>
    <w:rsid w:val="002F38BD"/>
    <w:rsid w:val="002F3A87"/>
    <w:rsid w:val="002F3C29"/>
    <w:rsid w:val="002F3D24"/>
    <w:rsid w:val="002F3FED"/>
    <w:rsid w:val="002F413D"/>
    <w:rsid w:val="002F4548"/>
    <w:rsid w:val="002F4579"/>
    <w:rsid w:val="002F4DEB"/>
    <w:rsid w:val="002F4FD9"/>
    <w:rsid w:val="002F5121"/>
    <w:rsid w:val="002F55E8"/>
    <w:rsid w:val="002F598B"/>
    <w:rsid w:val="002F59BA"/>
    <w:rsid w:val="002F5CBC"/>
    <w:rsid w:val="002F617A"/>
    <w:rsid w:val="002F6657"/>
    <w:rsid w:val="002F678B"/>
    <w:rsid w:val="002F6DA6"/>
    <w:rsid w:val="002F70CA"/>
    <w:rsid w:val="002F70D2"/>
    <w:rsid w:val="002F7902"/>
    <w:rsid w:val="002F7C86"/>
    <w:rsid w:val="00300A59"/>
    <w:rsid w:val="003011BD"/>
    <w:rsid w:val="003011CE"/>
    <w:rsid w:val="00301722"/>
    <w:rsid w:val="00301A4E"/>
    <w:rsid w:val="00301BD4"/>
    <w:rsid w:val="00302418"/>
    <w:rsid w:val="00302546"/>
    <w:rsid w:val="0030275F"/>
    <w:rsid w:val="00302D27"/>
    <w:rsid w:val="00302EC9"/>
    <w:rsid w:val="00303995"/>
    <w:rsid w:val="00303E99"/>
    <w:rsid w:val="0030456B"/>
    <w:rsid w:val="0030494E"/>
    <w:rsid w:val="00304BCA"/>
    <w:rsid w:val="00304C7D"/>
    <w:rsid w:val="0030500D"/>
    <w:rsid w:val="003050BD"/>
    <w:rsid w:val="003058C0"/>
    <w:rsid w:val="00305E15"/>
    <w:rsid w:val="00306110"/>
    <w:rsid w:val="003063EF"/>
    <w:rsid w:val="003071AB"/>
    <w:rsid w:val="003073C3"/>
    <w:rsid w:val="00307593"/>
    <w:rsid w:val="00307721"/>
    <w:rsid w:val="003077A0"/>
    <w:rsid w:val="0030793B"/>
    <w:rsid w:val="00307AA5"/>
    <w:rsid w:val="00307AC5"/>
    <w:rsid w:val="00307BEB"/>
    <w:rsid w:val="00307DF7"/>
    <w:rsid w:val="00307E77"/>
    <w:rsid w:val="003103F5"/>
    <w:rsid w:val="00310462"/>
    <w:rsid w:val="003107DE"/>
    <w:rsid w:val="00310B29"/>
    <w:rsid w:val="00310EC1"/>
    <w:rsid w:val="003112DB"/>
    <w:rsid w:val="003114F3"/>
    <w:rsid w:val="003115FF"/>
    <w:rsid w:val="003116D9"/>
    <w:rsid w:val="00311718"/>
    <w:rsid w:val="003118D9"/>
    <w:rsid w:val="00311FD1"/>
    <w:rsid w:val="0031206A"/>
    <w:rsid w:val="003121BC"/>
    <w:rsid w:val="003121E4"/>
    <w:rsid w:val="003123C7"/>
    <w:rsid w:val="00312488"/>
    <w:rsid w:val="003127FF"/>
    <w:rsid w:val="00312815"/>
    <w:rsid w:val="003128DB"/>
    <w:rsid w:val="00312943"/>
    <w:rsid w:val="00312CB8"/>
    <w:rsid w:val="00312E5C"/>
    <w:rsid w:val="00313293"/>
    <w:rsid w:val="003138AB"/>
    <w:rsid w:val="00313A0F"/>
    <w:rsid w:val="00313BE0"/>
    <w:rsid w:val="00313DFE"/>
    <w:rsid w:val="003143A4"/>
    <w:rsid w:val="00314795"/>
    <w:rsid w:val="003149DA"/>
    <w:rsid w:val="00314C04"/>
    <w:rsid w:val="00314D01"/>
    <w:rsid w:val="00315329"/>
    <w:rsid w:val="00315619"/>
    <w:rsid w:val="0031598C"/>
    <w:rsid w:val="00315C2F"/>
    <w:rsid w:val="00315ECE"/>
    <w:rsid w:val="00316290"/>
    <w:rsid w:val="003167D2"/>
    <w:rsid w:val="00316BDC"/>
    <w:rsid w:val="00316DE3"/>
    <w:rsid w:val="00316F86"/>
    <w:rsid w:val="00317170"/>
    <w:rsid w:val="003173C6"/>
    <w:rsid w:val="00317736"/>
    <w:rsid w:val="0031782F"/>
    <w:rsid w:val="00317A8D"/>
    <w:rsid w:val="00317F97"/>
    <w:rsid w:val="0032021B"/>
    <w:rsid w:val="00320299"/>
    <w:rsid w:val="0032038B"/>
    <w:rsid w:val="0032106B"/>
    <w:rsid w:val="00321240"/>
    <w:rsid w:val="0032160B"/>
    <w:rsid w:val="00321B40"/>
    <w:rsid w:val="00321D90"/>
    <w:rsid w:val="00321FA4"/>
    <w:rsid w:val="00322077"/>
    <w:rsid w:val="00322109"/>
    <w:rsid w:val="003225CD"/>
    <w:rsid w:val="003225E7"/>
    <w:rsid w:val="0032276C"/>
    <w:rsid w:val="00322958"/>
    <w:rsid w:val="00322E61"/>
    <w:rsid w:val="0032335F"/>
    <w:rsid w:val="00323CCE"/>
    <w:rsid w:val="00323E7C"/>
    <w:rsid w:val="003240E7"/>
    <w:rsid w:val="00324225"/>
    <w:rsid w:val="00324286"/>
    <w:rsid w:val="00324565"/>
    <w:rsid w:val="00325010"/>
    <w:rsid w:val="003255C4"/>
    <w:rsid w:val="003256D3"/>
    <w:rsid w:val="00325712"/>
    <w:rsid w:val="003257F3"/>
    <w:rsid w:val="003265D3"/>
    <w:rsid w:val="00326B47"/>
    <w:rsid w:val="00326BF1"/>
    <w:rsid w:val="00326D09"/>
    <w:rsid w:val="00327176"/>
    <w:rsid w:val="003272AB"/>
    <w:rsid w:val="003273D4"/>
    <w:rsid w:val="00327640"/>
    <w:rsid w:val="003276D4"/>
    <w:rsid w:val="003278A0"/>
    <w:rsid w:val="00327BC7"/>
    <w:rsid w:val="00327C7C"/>
    <w:rsid w:val="0033029D"/>
    <w:rsid w:val="003304A2"/>
    <w:rsid w:val="00330566"/>
    <w:rsid w:val="003309F0"/>
    <w:rsid w:val="00331234"/>
    <w:rsid w:val="00331563"/>
    <w:rsid w:val="003316D1"/>
    <w:rsid w:val="003317AC"/>
    <w:rsid w:val="003317C4"/>
    <w:rsid w:val="00331ACC"/>
    <w:rsid w:val="0033243B"/>
    <w:rsid w:val="003324AF"/>
    <w:rsid w:val="00332886"/>
    <w:rsid w:val="00332B06"/>
    <w:rsid w:val="00332C23"/>
    <w:rsid w:val="00332CFD"/>
    <w:rsid w:val="00332EE4"/>
    <w:rsid w:val="003332B9"/>
    <w:rsid w:val="003336B7"/>
    <w:rsid w:val="00333A2D"/>
    <w:rsid w:val="00334914"/>
    <w:rsid w:val="003350D6"/>
    <w:rsid w:val="00335118"/>
    <w:rsid w:val="0033524D"/>
    <w:rsid w:val="003352E4"/>
    <w:rsid w:val="0033597A"/>
    <w:rsid w:val="00335F5C"/>
    <w:rsid w:val="003360BB"/>
    <w:rsid w:val="00336406"/>
    <w:rsid w:val="0033662A"/>
    <w:rsid w:val="00336983"/>
    <w:rsid w:val="00336CF5"/>
    <w:rsid w:val="003373DF"/>
    <w:rsid w:val="003377F0"/>
    <w:rsid w:val="003403E0"/>
    <w:rsid w:val="00340419"/>
    <w:rsid w:val="00340718"/>
    <w:rsid w:val="003408FF"/>
    <w:rsid w:val="00340FE6"/>
    <w:rsid w:val="00341084"/>
    <w:rsid w:val="0034153D"/>
    <w:rsid w:val="003415AA"/>
    <w:rsid w:val="0034161E"/>
    <w:rsid w:val="0034192B"/>
    <w:rsid w:val="00342168"/>
    <w:rsid w:val="0034217F"/>
    <w:rsid w:val="0034256C"/>
    <w:rsid w:val="00342785"/>
    <w:rsid w:val="00342C4F"/>
    <w:rsid w:val="00342EB6"/>
    <w:rsid w:val="0034312F"/>
    <w:rsid w:val="003431EF"/>
    <w:rsid w:val="00343640"/>
    <w:rsid w:val="00343771"/>
    <w:rsid w:val="00343845"/>
    <w:rsid w:val="00343D5F"/>
    <w:rsid w:val="00344329"/>
    <w:rsid w:val="00344382"/>
    <w:rsid w:val="003443AA"/>
    <w:rsid w:val="00344895"/>
    <w:rsid w:val="0034491D"/>
    <w:rsid w:val="00344AE6"/>
    <w:rsid w:val="00344D2C"/>
    <w:rsid w:val="00344E71"/>
    <w:rsid w:val="003453AA"/>
    <w:rsid w:val="00345D9C"/>
    <w:rsid w:val="00345DA1"/>
    <w:rsid w:val="00345F6F"/>
    <w:rsid w:val="00346339"/>
    <w:rsid w:val="0034652D"/>
    <w:rsid w:val="003465EB"/>
    <w:rsid w:val="0034696E"/>
    <w:rsid w:val="00346A5B"/>
    <w:rsid w:val="00346E18"/>
    <w:rsid w:val="00346E24"/>
    <w:rsid w:val="00346FA5"/>
    <w:rsid w:val="00347024"/>
    <w:rsid w:val="003470F8"/>
    <w:rsid w:val="003471E7"/>
    <w:rsid w:val="00347572"/>
    <w:rsid w:val="003476E9"/>
    <w:rsid w:val="00347B67"/>
    <w:rsid w:val="00347D4C"/>
    <w:rsid w:val="0035009E"/>
    <w:rsid w:val="003507FD"/>
    <w:rsid w:val="00350A56"/>
    <w:rsid w:val="00350BAC"/>
    <w:rsid w:val="00350C6B"/>
    <w:rsid w:val="00350EDB"/>
    <w:rsid w:val="00351334"/>
    <w:rsid w:val="0035157A"/>
    <w:rsid w:val="003516D4"/>
    <w:rsid w:val="0035182D"/>
    <w:rsid w:val="00351BC1"/>
    <w:rsid w:val="00352160"/>
    <w:rsid w:val="0035252A"/>
    <w:rsid w:val="00352C34"/>
    <w:rsid w:val="00352D6A"/>
    <w:rsid w:val="0035343A"/>
    <w:rsid w:val="003535C8"/>
    <w:rsid w:val="003537CD"/>
    <w:rsid w:val="00353938"/>
    <w:rsid w:val="00353ED7"/>
    <w:rsid w:val="003540A7"/>
    <w:rsid w:val="00354B10"/>
    <w:rsid w:val="00355048"/>
    <w:rsid w:val="003550EB"/>
    <w:rsid w:val="0035516D"/>
    <w:rsid w:val="00355339"/>
    <w:rsid w:val="0035568A"/>
    <w:rsid w:val="003558F0"/>
    <w:rsid w:val="00355D17"/>
    <w:rsid w:val="00355DB8"/>
    <w:rsid w:val="00355F6D"/>
    <w:rsid w:val="00356676"/>
    <w:rsid w:val="00356B5F"/>
    <w:rsid w:val="00357569"/>
    <w:rsid w:val="003575CE"/>
    <w:rsid w:val="00357A7D"/>
    <w:rsid w:val="00357F65"/>
    <w:rsid w:val="003602CD"/>
    <w:rsid w:val="00360730"/>
    <w:rsid w:val="0036081B"/>
    <w:rsid w:val="00360BB3"/>
    <w:rsid w:val="00360BCE"/>
    <w:rsid w:val="00360D0B"/>
    <w:rsid w:val="00360E0D"/>
    <w:rsid w:val="00360E94"/>
    <w:rsid w:val="00361339"/>
    <w:rsid w:val="00361406"/>
    <w:rsid w:val="0036150B"/>
    <w:rsid w:val="00361ED4"/>
    <w:rsid w:val="00361F84"/>
    <w:rsid w:val="00362318"/>
    <w:rsid w:val="003626DE"/>
    <w:rsid w:val="003627DD"/>
    <w:rsid w:val="003627E8"/>
    <w:rsid w:val="00362D48"/>
    <w:rsid w:val="0036303D"/>
    <w:rsid w:val="003632D5"/>
    <w:rsid w:val="0036367D"/>
    <w:rsid w:val="0036369A"/>
    <w:rsid w:val="003637CD"/>
    <w:rsid w:val="003638C8"/>
    <w:rsid w:val="00363E54"/>
    <w:rsid w:val="00364076"/>
    <w:rsid w:val="00364296"/>
    <w:rsid w:val="003643C7"/>
    <w:rsid w:val="00364963"/>
    <w:rsid w:val="00364B41"/>
    <w:rsid w:val="00364CF3"/>
    <w:rsid w:val="00364D64"/>
    <w:rsid w:val="00364F7E"/>
    <w:rsid w:val="003653E0"/>
    <w:rsid w:val="00365421"/>
    <w:rsid w:val="0036545E"/>
    <w:rsid w:val="003655D5"/>
    <w:rsid w:val="003657B9"/>
    <w:rsid w:val="00365896"/>
    <w:rsid w:val="00365A87"/>
    <w:rsid w:val="003668AB"/>
    <w:rsid w:val="00366C21"/>
    <w:rsid w:val="00366CD5"/>
    <w:rsid w:val="003672D8"/>
    <w:rsid w:val="00367498"/>
    <w:rsid w:val="00367559"/>
    <w:rsid w:val="00367699"/>
    <w:rsid w:val="00367AAE"/>
    <w:rsid w:val="0037007D"/>
    <w:rsid w:val="003701BD"/>
    <w:rsid w:val="00370491"/>
    <w:rsid w:val="00370542"/>
    <w:rsid w:val="00370ACF"/>
    <w:rsid w:val="00370CDC"/>
    <w:rsid w:val="003710C2"/>
    <w:rsid w:val="0037152B"/>
    <w:rsid w:val="00371A10"/>
    <w:rsid w:val="00371C87"/>
    <w:rsid w:val="00371D30"/>
    <w:rsid w:val="00372590"/>
    <w:rsid w:val="003727B1"/>
    <w:rsid w:val="0037282F"/>
    <w:rsid w:val="00372938"/>
    <w:rsid w:val="00372965"/>
    <w:rsid w:val="00372A1D"/>
    <w:rsid w:val="00372A25"/>
    <w:rsid w:val="00372AD6"/>
    <w:rsid w:val="003736A6"/>
    <w:rsid w:val="003739BA"/>
    <w:rsid w:val="00373C5A"/>
    <w:rsid w:val="00373EE9"/>
    <w:rsid w:val="00374250"/>
    <w:rsid w:val="0037427D"/>
    <w:rsid w:val="003742A7"/>
    <w:rsid w:val="0037436E"/>
    <w:rsid w:val="003747FE"/>
    <w:rsid w:val="003749A7"/>
    <w:rsid w:val="00374BB7"/>
    <w:rsid w:val="00374DD2"/>
    <w:rsid w:val="003751DA"/>
    <w:rsid w:val="00375C5A"/>
    <w:rsid w:val="00375F78"/>
    <w:rsid w:val="0037601D"/>
    <w:rsid w:val="00376123"/>
    <w:rsid w:val="003764DD"/>
    <w:rsid w:val="00376598"/>
    <w:rsid w:val="003765EA"/>
    <w:rsid w:val="003766C6"/>
    <w:rsid w:val="0037687C"/>
    <w:rsid w:val="00376A56"/>
    <w:rsid w:val="00376AB4"/>
    <w:rsid w:val="00376B46"/>
    <w:rsid w:val="00376CCD"/>
    <w:rsid w:val="003771A9"/>
    <w:rsid w:val="0037753A"/>
    <w:rsid w:val="00377602"/>
    <w:rsid w:val="00377A4F"/>
    <w:rsid w:val="00377CA7"/>
    <w:rsid w:val="003802D3"/>
    <w:rsid w:val="00380473"/>
    <w:rsid w:val="0038077A"/>
    <w:rsid w:val="003808AE"/>
    <w:rsid w:val="003808CE"/>
    <w:rsid w:val="00380B1F"/>
    <w:rsid w:val="00381061"/>
    <w:rsid w:val="003814A4"/>
    <w:rsid w:val="00381941"/>
    <w:rsid w:val="00381C79"/>
    <w:rsid w:val="00382183"/>
    <w:rsid w:val="0038281A"/>
    <w:rsid w:val="003828B3"/>
    <w:rsid w:val="00382A97"/>
    <w:rsid w:val="00382BB1"/>
    <w:rsid w:val="00382EAB"/>
    <w:rsid w:val="0038384D"/>
    <w:rsid w:val="00383B10"/>
    <w:rsid w:val="00384135"/>
    <w:rsid w:val="00384174"/>
    <w:rsid w:val="003843FA"/>
    <w:rsid w:val="00384C09"/>
    <w:rsid w:val="00384C7A"/>
    <w:rsid w:val="00384D1B"/>
    <w:rsid w:val="003851C8"/>
    <w:rsid w:val="003852F1"/>
    <w:rsid w:val="00385BD1"/>
    <w:rsid w:val="00385C17"/>
    <w:rsid w:val="00385C36"/>
    <w:rsid w:val="00385DB3"/>
    <w:rsid w:val="003862AF"/>
    <w:rsid w:val="003862D0"/>
    <w:rsid w:val="0038660E"/>
    <w:rsid w:val="00386699"/>
    <w:rsid w:val="003868BA"/>
    <w:rsid w:val="00386B1E"/>
    <w:rsid w:val="00386DAC"/>
    <w:rsid w:val="00387EB9"/>
    <w:rsid w:val="00390211"/>
    <w:rsid w:val="00390458"/>
    <w:rsid w:val="00390521"/>
    <w:rsid w:val="00390601"/>
    <w:rsid w:val="0039095B"/>
    <w:rsid w:val="0039135D"/>
    <w:rsid w:val="0039144C"/>
    <w:rsid w:val="003915A6"/>
    <w:rsid w:val="00391B5D"/>
    <w:rsid w:val="00391C4B"/>
    <w:rsid w:val="00392386"/>
    <w:rsid w:val="003923B2"/>
    <w:rsid w:val="00392907"/>
    <w:rsid w:val="00392D15"/>
    <w:rsid w:val="00392E20"/>
    <w:rsid w:val="00392E54"/>
    <w:rsid w:val="00393211"/>
    <w:rsid w:val="003932A0"/>
    <w:rsid w:val="003936DE"/>
    <w:rsid w:val="00393D8E"/>
    <w:rsid w:val="00393DC5"/>
    <w:rsid w:val="00393DD2"/>
    <w:rsid w:val="003940CC"/>
    <w:rsid w:val="00394362"/>
    <w:rsid w:val="00394A9B"/>
    <w:rsid w:val="00394B14"/>
    <w:rsid w:val="00394C7D"/>
    <w:rsid w:val="00395194"/>
    <w:rsid w:val="0039532B"/>
    <w:rsid w:val="00395EBE"/>
    <w:rsid w:val="00395F44"/>
    <w:rsid w:val="00395F54"/>
    <w:rsid w:val="00396299"/>
    <w:rsid w:val="003963FB"/>
    <w:rsid w:val="0039665A"/>
    <w:rsid w:val="00396B81"/>
    <w:rsid w:val="00396FDA"/>
    <w:rsid w:val="00397D7A"/>
    <w:rsid w:val="00397E18"/>
    <w:rsid w:val="003A05E7"/>
    <w:rsid w:val="003A092D"/>
    <w:rsid w:val="003A0C53"/>
    <w:rsid w:val="003A10B0"/>
    <w:rsid w:val="003A119E"/>
    <w:rsid w:val="003A128C"/>
    <w:rsid w:val="003A13D6"/>
    <w:rsid w:val="003A16C8"/>
    <w:rsid w:val="003A1891"/>
    <w:rsid w:val="003A1B0B"/>
    <w:rsid w:val="003A250C"/>
    <w:rsid w:val="003A2610"/>
    <w:rsid w:val="003A2779"/>
    <w:rsid w:val="003A2CD5"/>
    <w:rsid w:val="003A2F99"/>
    <w:rsid w:val="003A33CD"/>
    <w:rsid w:val="003A34BF"/>
    <w:rsid w:val="003A37E0"/>
    <w:rsid w:val="003A37F9"/>
    <w:rsid w:val="003A3922"/>
    <w:rsid w:val="003A41A0"/>
    <w:rsid w:val="003A498C"/>
    <w:rsid w:val="003A52B3"/>
    <w:rsid w:val="003A5414"/>
    <w:rsid w:val="003A55E2"/>
    <w:rsid w:val="003A5780"/>
    <w:rsid w:val="003A58AE"/>
    <w:rsid w:val="003A596E"/>
    <w:rsid w:val="003A5A01"/>
    <w:rsid w:val="003A5A81"/>
    <w:rsid w:val="003A5C4F"/>
    <w:rsid w:val="003A5E79"/>
    <w:rsid w:val="003A6196"/>
    <w:rsid w:val="003A65F5"/>
    <w:rsid w:val="003A6BF7"/>
    <w:rsid w:val="003A6C39"/>
    <w:rsid w:val="003A6DB2"/>
    <w:rsid w:val="003A71B2"/>
    <w:rsid w:val="003A725F"/>
    <w:rsid w:val="003A74D6"/>
    <w:rsid w:val="003A78A1"/>
    <w:rsid w:val="003A78EA"/>
    <w:rsid w:val="003A79E2"/>
    <w:rsid w:val="003A7D41"/>
    <w:rsid w:val="003A7DC0"/>
    <w:rsid w:val="003A7F2E"/>
    <w:rsid w:val="003B03A9"/>
    <w:rsid w:val="003B065C"/>
    <w:rsid w:val="003B0AEE"/>
    <w:rsid w:val="003B0BA8"/>
    <w:rsid w:val="003B0D57"/>
    <w:rsid w:val="003B11CE"/>
    <w:rsid w:val="003B1245"/>
    <w:rsid w:val="003B12DC"/>
    <w:rsid w:val="003B12F7"/>
    <w:rsid w:val="003B1728"/>
    <w:rsid w:val="003B1B4A"/>
    <w:rsid w:val="003B1DE2"/>
    <w:rsid w:val="003B2F8A"/>
    <w:rsid w:val="003B2FF2"/>
    <w:rsid w:val="003B3414"/>
    <w:rsid w:val="003B352E"/>
    <w:rsid w:val="003B3E0A"/>
    <w:rsid w:val="003B4242"/>
    <w:rsid w:val="003B4348"/>
    <w:rsid w:val="003B43D3"/>
    <w:rsid w:val="003B46C5"/>
    <w:rsid w:val="003B4807"/>
    <w:rsid w:val="003B4E5D"/>
    <w:rsid w:val="003B4F4D"/>
    <w:rsid w:val="003B4FCB"/>
    <w:rsid w:val="003B5BC2"/>
    <w:rsid w:val="003B5C01"/>
    <w:rsid w:val="003B5D71"/>
    <w:rsid w:val="003B5F57"/>
    <w:rsid w:val="003B683C"/>
    <w:rsid w:val="003B6C02"/>
    <w:rsid w:val="003B7277"/>
    <w:rsid w:val="003B7571"/>
    <w:rsid w:val="003B7872"/>
    <w:rsid w:val="003B7889"/>
    <w:rsid w:val="003B7B26"/>
    <w:rsid w:val="003B7DB3"/>
    <w:rsid w:val="003C01E9"/>
    <w:rsid w:val="003C0222"/>
    <w:rsid w:val="003C07DC"/>
    <w:rsid w:val="003C09C0"/>
    <w:rsid w:val="003C0B50"/>
    <w:rsid w:val="003C0D92"/>
    <w:rsid w:val="003C0E9C"/>
    <w:rsid w:val="003C0EE0"/>
    <w:rsid w:val="003C107A"/>
    <w:rsid w:val="003C12CB"/>
    <w:rsid w:val="003C1406"/>
    <w:rsid w:val="003C14DD"/>
    <w:rsid w:val="003C14EC"/>
    <w:rsid w:val="003C1F12"/>
    <w:rsid w:val="003C2205"/>
    <w:rsid w:val="003C230F"/>
    <w:rsid w:val="003C27ED"/>
    <w:rsid w:val="003C2802"/>
    <w:rsid w:val="003C2C8F"/>
    <w:rsid w:val="003C2FEB"/>
    <w:rsid w:val="003C3028"/>
    <w:rsid w:val="003C32C9"/>
    <w:rsid w:val="003C345F"/>
    <w:rsid w:val="003C35FE"/>
    <w:rsid w:val="003C372A"/>
    <w:rsid w:val="003C3778"/>
    <w:rsid w:val="003C39C4"/>
    <w:rsid w:val="003C3A85"/>
    <w:rsid w:val="003C3BF9"/>
    <w:rsid w:val="003C3C9A"/>
    <w:rsid w:val="003C443F"/>
    <w:rsid w:val="003C47CE"/>
    <w:rsid w:val="003C4915"/>
    <w:rsid w:val="003C4E9D"/>
    <w:rsid w:val="003C4F74"/>
    <w:rsid w:val="003C50B3"/>
    <w:rsid w:val="003C5789"/>
    <w:rsid w:val="003C5947"/>
    <w:rsid w:val="003C59A2"/>
    <w:rsid w:val="003C5DD2"/>
    <w:rsid w:val="003C60D1"/>
    <w:rsid w:val="003C6124"/>
    <w:rsid w:val="003C66CC"/>
    <w:rsid w:val="003C68AE"/>
    <w:rsid w:val="003C68E2"/>
    <w:rsid w:val="003C6BBF"/>
    <w:rsid w:val="003C6BCA"/>
    <w:rsid w:val="003C6D9B"/>
    <w:rsid w:val="003C6E6F"/>
    <w:rsid w:val="003C7078"/>
    <w:rsid w:val="003C7638"/>
    <w:rsid w:val="003C76C9"/>
    <w:rsid w:val="003C78BC"/>
    <w:rsid w:val="003C799B"/>
    <w:rsid w:val="003C79D4"/>
    <w:rsid w:val="003C7AE1"/>
    <w:rsid w:val="003C7D1D"/>
    <w:rsid w:val="003C7E2F"/>
    <w:rsid w:val="003D0154"/>
    <w:rsid w:val="003D01AB"/>
    <w:rsid w:val="003D0D29"/>
    <w:rsid w:val="003D124E"/>
    <w:rsid w:val="003D1440"/>
    <w:rsid w:val="003D1B30"/>
    <w:rsid w:val="003D1BFB"/>
    <w:rsid w:val="003D1F32"/>
    <w:rsid w:val="003D2026"/>
    <w:rsid w:val="003D219B"/>
    <w:rsid w:val="003D2348"/>
    <w:rsid w:val="003D24BE"/>
    <w:rsid w:val="003D2961"/>
    <w:rsid w:val="003D2BF7"/>
    <w:rsid w:val="003D3020"/>
    <w:rsid w:val="003D33E5"/>
    <w:rsid w:val="003D3427"/>
    <w:rsid w:val="003D34B6"/>
    <w:rsid w:val="003D3555"/>
    <w:rsid w:val="003D36CB"/>
    <w:rsid w:val="003D3918"/>
    <w:rsid w:val="003D3C1A"/>
    <w:rsid w:val="003D3C40"/>
    <w:rsid w:val="003D3CD1"/>
    <w:rsid w:val="003D3D97"/>
    <w:rsid w:val="003D3F8B"/>
    <w:rsid w:val="003D3F99"/>
    <w:rsid w:val="003D40A9"/>
    <w:rsid w:val="003D40C5"/>
    <w:rsid w:val="003D42BF"/>
    <w:rsid w:val="003D4386"/>
    <w:rsid w:val="003D4502"/>
    <w:rsid w:val="003D478A"/>
    <w:rsid w:val="003D47FF"/>
    <w:rsid w:val="003D4A01"/>
    <w:rsid w:val="003D4D34"/>
    <w:rsid w:val="003D4E2F"/>
    <w:rsid w:val="003D4FFD"/>
    <w:rsid w:val="003D504F"/>
    <w:rsid w:val="003D51C3"/>
    <w:rsid w:val="003D552B"/>
    <w:rsid w:val="003D56B0"/>
    <w:rsid w:val="003D56DC"/>
    <w:rsid w:val="003D59EA"/>
    <w:rsid w:val="003D5A48"/>
    <w:rsid w:val="003D5B18"/>
    <w:rsid w:val="003D5BF1"/>
    <w:rsid w:val="003D5E38"/>
    <w:rsid w:val="003D5EDF"/>
    <w:rsid w:val="003D5F70"/>
    <w:rsid w:val="003D5FC6"/>
    <w:rsid w:val="003D61BB"/>
    <w:rsid w:val="003D62DD"/>
    <w:rsid w:val="003D63AA"/>
    <w:rsid w:val="003D6562"/>
    <w:rsid w:val="003D674B"/>
    <w:rsid w:val="003D6F3B"/>
    <w:rsid w:val="003D7232"/>
    <w:rsid w:val="003D725A"/>
    <w:rsid w:val="003D7A31"/>
    <w:rsid w:val="003D7A89"/>
    <w:rsid w:val="003D7AFB"/>
    <w:rsid w:val="003D7B70"/>
    <w:rsid w:val="003D7F22"/>
    <w:rsid w:val="003D7F46"/>
    <w:rsid w:val="003E024E"/>
    <w:rsid w:val="003E02E1"/>
    <w:rsid w:val="003E0546"/>
    <w:rsid w:val="003E0B36"/>
    <w:rsid w:val="003E0E3E"/>
    <w:rsid w:val="003E112A"/>
    <w:rsid w:val="003E1139"/>
    <w:rsid w:val="003E15A6"/>
    <w:rsid w:val="003E170F"/>
    <w:rsid w:val="003E1880"/>
    <w:rsid w:val="003E1A82"/>
    <w:rsid w:val="003E1B80"/>
    <w:rsid w:val="003E1BE5"/>
    <w:rsid w:val="003E1D42"/>
    <w:rsid w:val="003E201A"/>
    <w:rsid w:val="003E23EF"/>
    <w:rsid w:val="003E248C"/>
    <w:rsid w:val="003E2581"/>
    <w:rsid w:val="003E2682"/>
    <w:rsid w:val="003E2A61"/>
    <w:rsid w:val="003E3017"/>
    <w:rsid w:val="003E3061"/>
    <w:rsid w:val="003E3085"/>
    <w:rsid w:val="003E351F"/>
    <w:rsid w:val="003E363E"/>
    <w:rsid w:val="003E3F52"/>
    <w:rsid w:val="003E40EE"/>
    <w:rsid w:val="003E454D"/>
    <w:rsid w:val="003E45E4"/>
    <w:rsid w:val="003E478D"/>
    <w:rsid w:val="003E4BE2"/>
    <w:rsid w:val="003E4C48"/>
    <w:rsid w:val="003E4D12"/>
    <w:rsid w:val="003E4DB4"/>
    <w:rsid w:val="003E52AD"/>
    <w:rsid w:val="003E5563"/>
    <w:rsid w:val="003E5896"/>
    <w:rsid w:val="003E5BD7"/>
    <w:rsid w:val="003E5CAB"/>
    <w:rsid w:val="003E6611"/>
    <w:rsid w:val="003E6839"/>
    <w:rsid w:val="003E6AC4"/>
    <w:rsid w:val="003E6D4D"/>
    <w:rsid w:val="003E6F4E"/>
    <w:rsid w:val="003E7101"/>
    <w:rsid w:val="003E72E7"/>
    <w:rsid w:val="003E76EF"/>
    <w:rsid w:val="003E795B"/>
    <w:rsid w:val="003F0321"/>
    <w:rsid w:val="003F06AA"/>
    <w:rsid w:val="003F0CE4"/>
    <w:rsid w:val="003F0FC7"/>
    <w:rsid w:val="003F1B22"/>
    <w:rsid w:val="003F1D1B"/>
    <w:rsid w:val="003F1F92"/>
    <w:rsid w:val="003F2599"/>
    <w:rsid w:val="003F271A"/>
    <w:rsid w:val="003F280F"/>
    <w:rsid w:val="003F28ED"/>
    <w:rsid w:val="003F2CE0"/>
    <w:rsid w:val="003F2E9F"/>
    <w:rsid w:val="003F2EA4"/>
    <w:rsid w:val="003F31CC"/>
    <w:rsid w:val="003F32DB"/>
    <w:rsid w:val="003F34CC"/>
    <w:rsid w:val="003F361A"/>
    <w:rsid w:val="003F3686"/>
    <w:rsid w:val="003F3C82"/>
    <w:rsid w:val="003F3E4B"/>
    <w:rsid w:val="003F416F"/>
    <w:rsid w:val="003F41E5"/>
    <w:rsid w:val="003F4781"/>
    <w:rsid w:val="003F47BF"/>
    <w:rsid w:val="003F4A08"/>
    <w:rsid w:val="003F4CB4"/>
    <w:rsid w:val="003F4D62"/>
    <w:rsid w:val="003F4DD9"/>
    <w:rsid w:val="003F5048"/>
    <w:rsid w:val="003F513F"/>
    <w:rsid w:val="003F58F9"/>
    <w:rsid w:val="003F5B7C"/>
    <w:rsid w:val="003F5CC3"/>
    <w:rsid w:val="003F601F"/>
    <w:rsid w:val="003F6B59"/>
    <w:rsid w:val="003F6C6D"/>
    <w:rsid w:val="003F6E89"/>
    <w:rsid w:val="003F6F50"/>
    <w:rsid w:val="003F7242"/>
    <w:rsid w:val="003F72B0"/>
    <w:rsid w:val="003F7A26"/>
    <w:rsid w:val="003F7A5E"/>
    <w:rsid w:val="003F7BCC"/>
    <w:rsid w:val="0040017D"/>
    <w:rsid w:val="0040054B"/>
    <w:rsid w:val="00400B03"/>
    <w:rsid w:val="00400D8D"/>
    <w:rsid w:val="00400F4F"/>
    <w:rsid w:val="00400F84"/>
    <w:rsid w:val="004014EF"/>
    <w:rsid w:val="00401840"/>
    <w:rsid w:val="004019C6"/>
    <w:rsid w:val="00401D20"/>
    <w:rsid w:val="00401E1D"/>
    <w:rsid w:val="00401E82"/>
    <w:rsid w:val="00402071"/>
    <w:rsid w:val="004023B5"/>
    <w:rsid w:val="00402535"/>
    <w:rsid w:val="004027A3"/>
    <w:rsid w:val="004029CF"/>
    <w:rsid w:val="00402B27"/>
    <w:rsid w:val="00402F7F"/>
    <w:rsid w:val="00402F83"/>
    <w:rsid w:val="0040307C"/>
    <w:rsid w:val="004037AC"/>
    <w:rsid w:val="00403888"/>
    <w:rsid w:val="0040392C"/>
    <w:rsid w:val="0040393D"/>
    <w:rsid w:val="00403971"/>
    <w:rsid w:val="00403C8B"/>
    <w:rsid w:val="00403D10"/>
    <w:rsid w:val="004041AC"/>
    <w:rsid w:val="004042E5"/>
    <w:rsid w:val="004044DB"/>
    <w:rsid w:val="0040453D"/>
    <w:rsid w:val="00404A65"/>
    <w:rsid w:val="00404F64"/>
    <w:rsid w:val="004052E5"/>
    <w:rsid w:val="004054B1"/>
    <w:rsid w:val="00405641"/>
    <w:rsid w:val="00405A49"/>
    <w:rsid w:val="00405A72"/>
    <w:rsid w:val="00406715"/>
    <w:rsid w:val="00406AA8"/>
    <w:rsid w:val="0040720C"/>
    <w:rsid w:val="00407262"/>
    <w:rsid w:val="004076C3"/>
    <w:rsid w:val="00407856"/>
    <w:rsid w:val="00407B75"/>
    <w:rsid w:val="00407C42"/>
    <w:rsid w:val="004102D3"/>
    <w:rsid w:val="0041043D"/>
    <w:rsid w:val="00410446"/>
    <w:rsid w:val="0041096B"/>
    <w:rsid w:val="00410CB6"/>
    <w:rsid w:val="004111BF"/>
    <w:rsid w:val="00411265"/>
    <w:rsid w:val="0041195E"/>
    <w:rsid w:val="004119FD"/>
    <w:rsid w:val="00411AB7"/>
    <w:rsid w:val="00411EA6"/>
    <w:rsid w:val="004120C6"/>
    <w:rsid w:val="00412302"/>
    <w:rsid w:val="00412323"/>
    <w:rsid w:val="004123F7"/>
    <w:rsid w:val="00412D99"/>
    <w:rsid w:val="0041314C"/>
    <w:rsid w:val="0041349F"/>
    <w:rsid w:val="0041363C"/>
    <w:rsid w:val="00413848"/>
    <w:rsid w:val="004139D4"/>
    <w:rsid w:val="00413AEC"/>
    <w:rsid w:val="004141EF"/>
    <w:rsid w:val="00414298"/>
    <w:rsid w:val="0041436C"/>
    <w:rsid w:val="00414D3B"/>
    <w:rsid w:val="0041525C"/>
    <w:rsid w:val="00415427"/>
    <w:rsid w:val="004154E4"/>
    <w:rsid w:val="00415945"/>
    <w:rsid w:val="00415C8C"/>
    <w:rsid w:val="004160CB"/>
    <w:rsid w:val="00416169"/>
    <w:rsid w:val="0041627B"/>
    <w:rsid w:val="004162FC"/>
    <w:rsid w:val="00416473"/>
    <w:rsid w:val="00416602"/>
    <w:rsid w:val="00416606"/>
    <w:rsid w:val="00416B0D"/>
    <w:rsid w:val="00416CC5"/>
    <w:rsid w:val="00416E7C"/>
    <w:rsid w:val="00416F72"/>
    <w:rsid w:val="0041768D"/>
    <w:rsid w:val="00417693"/>
    <w:rsid w:val="00417D52"/>
    <w:rsid w:val="00417E64"/>
    <w:rsid w:val="00420155"/>
    <w:rsid w:val="00420772"/>
    <w:rsid w:val="00420C5D"/>
    <w:rsid w:val="00420E3C"/>
    <w:rsid w:val="00420EB6"/>
    <w:rsid w:val="00421054"/>
    <w:rsid w:val="00421320"/>
    <w:rsid w:val="00421896"/>
    <w:rsid w:val="0042193D"/>
    <w:rsid w:val="004220D7"/>
    <w:rsid w:val="004220E6"/>
    <w:rsid w:val="0042250A"/>
    <w:rsid w:val="00422F52"/>
    <w:rsid w:val="004230B1"/>
    <w:rsid w:val="00423504"/>
    <w:rsid w:val="0042378A"/>
    <w:rsid w:val="00423A8A"/>
    <w:rsid w:val="00423D48"/>
    <w:rsid w:val="00423DA7"/>
    <w:rsid w:val="00423F43"/>
    <w:rsid w:val="0042403F"/>
    <w:rsid w:val="004240A1"/>
    <w:rsid w:val="00424425"/>
    <w:rsid w:val="00424C87"/>
    <w:rsid w:val="00424D3D"/>
    <w:rsid w:val="00424D8B"/>
    <w:rsid w:val="004253D2"/>
    <w:rsid w:val="0042546A"/>
    <w:rsid w:val="00425CD2"/>
    <w:rsid w:val="00425D02"/>
    <w:rsid w:val="00425DDB"/>
    <w:rsid w:val="00426566"/>
    <w:rsid w:val="00427038"/>
    <w:rsid w:val="0042750C"/>
    <w:rsid w:val="00427CAD"/>
    <w:rsid w:val="004301CC"/>
    <w:rsid w:val="004302BF"/>
    <w:rsid w:val="00430362"/>
    <w:rsid w:val="004306C3"/>
    <w:rsid w:val="00430724"/>
    <w:rsid w:val="00430C72"/>
    <w:rsid w:val="00430CFB"/>
    <w:rsid w:val="00430F64"/>
    <w:rsid w:val="00430F7F"/>
    <w:rsid w:val="004311A2"/>
    <w:rsid w:val="004312CD"/>
    <w:rsid w:val="00431345"/>
    <w:rsid w:val="004313AA"/>
    <w:rsid w:val="00431E9B"/>
    <w:rsid w:val="0043204D"/>
    <w:rsid w:val="004320BF"/>
    <w:rsid w:val="00432388"/>
    <w:rsid w:val="004326A7"/>
    <w:rsid w:val="00432A8E"/>
    <w:rsid w:val="00432A9C"/>
    <w:rsid w:val="00432CA3"/>
    <w:rsid w:val="00432CBB"/>
    <w:rsid w:val="00432DBE"/>
    <w:rsid w:val="004331BE"/>
    <w:rsid w:val="00433CC7"/>
    <w:rsid w:val="004341ED"/>
    <w:rsid w:val="004346E4"/>
    <w:rsid w:val="0043474B"/>
    <w:rsid w:val="00434956"/>
    <w:rsid w:val="00434C97"/>
    <w:rsid w:val="00434E34"/>
    <w:rsid w:val="00435228"/>
    <w:rsid w:val="0043525E"/>
    <w:rsid w:val="004355EC"/>
    <w:rsid w:val="004356D2"/>
    <w:rsid w:val="004357A4"/>
    <w:rsid w:val="0043598A"/>
    <w:rsid w:val="00435C68"/>
    <w:rsid w:val="00435CC8"/>
    <w:rsid w:val="00435D2F"/>
    <w:rsid w:val="00435F18"/>
    <w:rsid w:val="00436477"/>
    <w:rsid w:val="00436489"/>
    <w:rsid w:val="00436B85"/>
    <w:rsid w:val="00436C20"/>
    <w:rsid w:val="00436C6E"/>
    <w:rsid w:val="00436D65"/>
    <w:rsid w:val="004374E0"/>
    <w:rsid w:val="0043758B"/>
    <w:rsid w:val="0043790E"/>
    <w:rsid w:val="00437A10"/>
    <w:rsid w:val="00437D7A"/>
    <w:rsid w:val="00437DDA"/>
    <w:rsid w:val="004401D9"/>
    <w:rsid w:val="004402B7"/>
    <w:rsid w:val="00440334"/>
    <w:rsid w:val="00440337"/>
    <w:rsid w:val="0044041E"/>
    <w:rsid w:val="0044063B"/>
    <w:rsid w:val="004407BA"/>
    <w:rsid w:val="00440CF3"/>
    <w:rsid w:val="00440EE9"/>
    <w:rsid w:val="004412D8"/>
    <w:rsid w:val="004413C1"/>
    <w:rsid w:val="0044148A"/>
    <w:rsid w:val="004415C3"/>
    <w:rsid w:val="0044179B"/>
    <w:rsid w:val="0044194F"/>
    <w:rsid w:val="00441DB5"/>
    <w:rsid w:val="00441E7D"/>
    <w:rsid w:val="004423B3"/>
    <w:rsid w:val="004423BA"/>
    <w:rsid w:val="00442A36"/>
    <w:rsid w:val="00442B81"/>
    <w:rsid w:val="00442D68"/>
    <w:rsid w:val="00442FCB"/>
    <w:rsid w:val="00443105"/>
    <w:rsid w:val="004433E5"/>
    <w:rsid w:val="00443416"/>
    <w:rsid w:val="00443442"/>
    <w:rsid w:val="0044352B"/>
    <w:rsid w:val="004437FE"/>
    <w:rsid w:val="00443935"/>
    <w:rsid w:val="004445EA"/>
    <w:rsid w:val="004446D7"/>
    <w:rsid w:val="00444CE8"/>
    <w:rsid w:val="00444F03"/>
    <w:rsid w:val="00445098"/>
    <w:rsid w:val="00445184"/>
    <w:rsid w:val="00445219"/>
    <w:rsid w:val="00445266"/>
    <w:rsid w:val="004454C0"/>
    <w:rsid w:val="00445601"/>
    <w:rsid w:val="004458A2"/>
    <w:rsid w:val="00445A6E"/>
    <w:rsid w:val="00446086"/>
    <w:rsid w:val="004463D2"/>
    <w:rsid w:val="004464A1"/>
    <w:rsid w:val="0044653F"/>
    <w:rsid w:val="0044672F"/>
    <w:rsid w:val="00446757"/>
    <w:rsid w:val="00446E74"/>
    <w:rsid w:val="0044716C"/>
    <w:rsid w:val="00447298"/>
    <w:rsid w:val="0044737E"/>
    <w:rsid w:val="00447387"/>
    <w:rsid w:val="004475E7"/>
    <w:rsid w:val="0044780F"/>
    <w:rsid w:val="00447B27"/>
    <w:rsid w:val="00447D1C"/>
    <w:rsid w:val="00450173"/>
    <w:rsid w:val="004505B3"/>
    <w:rsid w:val="00450603"/>
    <w:rsid w:val="00450B4E"/>
    <w:rsid w:val="00450BA3"/>
    <w:rsid w:val="0045102B"/>
    <w:rsid w:val="00451585"/>
    <w:rsid w:val="004515CD"/>
    <w:rsid w:val="00451C0B"/>
    <w:rsid w:val="00452292"/>
    <w:rsid w:val="00452322"/>
    <w:rsid w:val="0045289A"/>
    <w:rsid w:val="0045297C"/>
    <w:rsid w:val="004529E8"/>
    <w:rsid w:val="00452E82"/>
    <w:rsid w:val="00452EED"/>
    <w:rsid w:val="00452F80"/>
    <w:rsid w:val="00453305"/>
    <w:rsid w:val="0045337B"/>
    <w:rsid w:val="00453483"/>
    <w:rsid w:val="004534C3"/>
    <w:rsid w:val="004538A9"/>
    <w:rsid w:val="00453A69"/>
    <w:rsid w:val="00453B31"/>
    <w:rsid w:val="0045416F"/>
    <w:rsid w:val="00454947"/>
    <w:rsid w:val="00454A54"/>
    <w:rsid w:val="00454CB6"/>
    <w:rsid w:val="00454CDC"/>
    <w:rsid w:val="0045508D"/>
    <w:rsid w:val="0045512D"/>
    <w:rsid w:val="004551E3"/>
    <w:rsid w:val="0045558D"/>
    <w:rsid w:val="00455BD7"/>
    <w:rsid w:val="00455D1C"/>
    <w:rsid w:val="00455F3C"/>
    <w:rsid w:val="00456042"/>
    <w:rsid w:val="00456D76"/>
    <w:rsid w:val="004570E9"/>
    <w:rsid w:val="004576D4"/>
    <w:rsid w:val="00457941"/>
    <w:rsid w:val="00457A54"/>
    <w:rsid w:val="00457E0E"/>
    <w:rsid w:val="00457F90"/>
    <w:rsid w:val="00460377"/>
    <w:rsid w:val="00460469"/>
    <w:rsid w:val="004609A6"/>
    <w:rsid w:val="00460A50"/>
    <w:rsid w:val="00460B0D"/>
    <w:rsid w:val="004611B5"/>
    <w:rsid w:val="0046121D"/>
    <w:rsid w:val="004614DF"/>
    <w:rsid w:val="00461820"/>
    <w:rsid w:val="00461DAC"/>
    <w:rsid w:val="00461E80"/>
    <w:rsid w:val="00461EE2"/>
    <w:rsid w:val="0046248F"/>
    <w:rsid w:val="00462527"/>
    <w:rsid w:val="0046283E"/>
    <w:rsid w:val="00462875"/>
    <w:rsid w:val="0046289A"/>
    <w:rsid w:val="00462BAE"/>
    <w:rsid w:val="0046324E"/>
    <w:rsid w:val="00463655"/>
    <w:rsid w:val="0046381F"/>
    <w:rsid w:val="00463C40"/>
    <w:rsid w:val="00463DFB"/>
    <w:rsid w:val="00463E58"/>
    <w:rsid w:val="00463FF9"/>
    <w:rsid w:val="00464B9C"/>
    <w:rsid w:val="00464BC1"/>
    <w:rsid w:val="00465422"/>
    <w:rsid w:val="004654EC"/>
    <w:rsid w:val="004657F4"/>
    <w:rsid w:val="0046586D"/>
    <w:rsid w:val="00465899"/>
    <w:rsid w:val="0046599E"/>
    <w:rsid w:val="00465D24"/>
    <w:rsid w:val="00465D34"/>
    <w:rsid w:val="00465DB4"/>
    <w:rsid w:val="00465FFD"/>
    <w:rsid w:val="004660A8"/>
    <w:rsid w:val="00466392"/>
    <w:rsid w:val="0046694C"/>
    <w:rsid w:val="00466A96"/>
    <w:rsid w:val="00466C0E"/>
    <w:rsid w:val="00466D9D"/>
    <w:rsid w:val="00466E84"/>
    <w:rsid w:val="00466F96"/>
    <w:rsid w:val="0046701D"/>
    <w:rsid w:val="00467081"/>
    <w:rsid w:val="004671E9"/>
    <w:rsid w:val="004674A6"/>
    <w:rsid w:val="00467756"/>
    <w:rsid w:val="00467D20"/>
    <w:rsid w:val="0047036F"/>
    <w:rsid w:val="004703E6"/>
    <w:rsid w:val="00470B37"/>
    <w:rsid w:val="00470E2D"/>
    <w:rsid w:val="004710CD"/>
    <w:rsid w:val="0047143E"/>
    <w:rsid w:val="00471C74"/>
    <w:rsid w:val="00472014"/>
    <w:rsid w:val="0047201D"/>
    <w:rsid w:val="00472069"/>
    <w:rsid w:val="004722BA"/>
    <w:rsid w:val="00472337"/>
    <w:rsid w:val="004726A0"/>
    <w:rsid w:val="00472713"/>
    <w:rsid w:val="00472725"/>
    <w:rsid w:val="00472ABA"/>
    <w:rsid w:val="00472C71"/>
    <w:rsid w:val="004737A6"/>
    <w:rsid w:val="004737F3"/>
    <w:rsid w:val="00473801"/>
    <w:rsid w:val="004739BA"/>
    <w:rsid w:val="00473BB8"/>
    <w:rsid w:val="00474268"/>
    <w:rsid w:val="004742F2"/>
    <w:rsid w:val="004743A7"/>
    <w:rsid w:val="00474845"/>
    <w:rsid w:val="00474875"/>
    <w:rsid w:val="00474A0F"/>
    <w:rsid w:val="00474BA5"/>
    <w:rsid w:val="00474DFE"/>
    <w:rsid w:val="00474F26"/>
    <w:rsid w:val="00474F55"/>
    <w:rsid w:val="00474FF1"/>
    <w:rsid w:val="00475257"/>
    <w:rsid w:val="0047568D"/>
    <w:rsid w:val="00475B2E"/>
    <w:rsid w:val="00475C69"/>
    <w:rsid w:val="0047625C"/>
    <w:rsid w:val="00476384"/>
    <w:rsid w:val="004763AA"/>
    <w:rsid w:val="00476AEC"/>
    <w:rsid w:val="00476D22"/>
    <w:rsid w:val="00477834"/>
    <w:rsid w:val="004778B3"/>
    <w:rsid w:val="00477AB4"/>
    <w:rsid w:val="00477D55"/>
    <w:rsid w:val="00477DC7"/>
    <w:rsid w:val="00477DCB"/>
    <w:rsid w:val="004800CE"/>
    <w:rsid w:val="0048022D"/>
    <w:rsid w:val="0048026A"/>
    <w:rsid w:val="00480511"/>
    <w:rsid w:val="00480524"/>
    <w:rsid w:val="0048053D"/>
    <w:rsid w:val="004808A4"/>
    <w:rsid w:val="00480BD2"/>
    <w:rsid w:val="00480FD7"/>
    <w:rsid w:val="004810F7"/>
    <w:rsid w:val="00481182"/>
    <w:rsid w:val="004815AB"/>
    <w:rsid w:val="004815BA"/>
    <w:rsid w:val="0048184A"/>
    <w:rsid w:val="00481B5C"/>
    <w:rsid w:val="00481DC1"/>
    <w:rsid w:val="00481F77"/>
    <w:rsid w:val="00481F84"/>
    <w:rsid w:val="00482353"/>
    <w:rsid w:val="004823A4"/>
    <w:rsid w:val="00482985"/>
    <w:rsid w:val="00482AF3"/>
    <w:rsid w:val="00482D5F"/>
    <w:rsid w:val="00483078"/>
    <w:rsid w:val="004831A8"/>
    <w:rsid w:val="00483249"/>
    <w:rsid w:val="0048338E"/>
    <w:rsid w:val="0048458C"/>
    <w:rsid w:val="00484F3A"/>
    <w:rsid w:val="0048540B"/>
    <w:rsid w:val="00485523"/>
    <w:rsid w:val="004855AE"/>
    <w:rsid w:val="0048572A"/>
    <w:rsid w:val="004860E1"/>
    <w:rsid w:val="0048620B"/>
    <w:rsid w:val="004864BD"/>
    <w:rsid w:val="00486558"/>
    <w:rsid w:val="00486BE8"/>
    <w:rsid w:val="00486F2A"/>
    <w:rsid w:val="00486FC6"/>
    <w:rsid w:val="004870BD"/>
    <w:rsid w:val="00487869"/>
    <w:rsid w:val="004879DA"/>
    <w:rsid w:val="00490369"/>
    <w:rsid w:val="00490534"/>
    <w:rsid w:val="00490847"/>
    <w:rsid w:val="004908A0"/>
    <w:rsid w:val="00490EBB"/>
    <w:rsid w:val="00490FD3"/>
    <w:rsid w:val="00491006"/>
    <w:rsid w:val="00491464"/>
    <w:rsid w:val="0049169C"/>
    <w:rsid w:val="0049189F"/>
    <w:rsid w:val="00492011"/>
    <w:rsid w:val="0049209E"/>
    <w:rsid w:val="004921E1"/>
    <w:rsid w:val="00492960"/>
    <w:rsid w:val="00492D48"/>
    <w:rsid w:val="00492EA3"/>
    <w:rsid w:val="0049336A"/>
    <w:rsid w:val="00493670"/>
    <w:rsid w:val="00493721"/>
    <w:rsid w:val="00493E81"/>
    <w:rsid w:val="00493EBD"/>
    <w:rsid w:val="0049428D"/>
    <w:rsid w:val="00494581"/>
    <w:rsid w:val="004946CA"/>
    <w:rsid w:val="00494D78"/>
    <w:rsid w:val="00495334"/>
    <w:rsid w:val="00495476"/>
    <w:rsid w:val="004954BB"/>
    <w:rsid w:val="0049572D"/>
    <w:rsid w:val="00495A24"/>
    <w:rsid w:val="00495E56"/>
    <w:rsid w:val="00496080"/>
    <w:rsid w:val="00496232"/>
    <w:rsid w:val="00496355"/>
    <w:rsid w:val="004966C6"/>
    <w:rsid w:val="004972EB"/>
    <w:rsid w:val="004974F2"/>
    <w:rsid w:val="00497557"/>
    <w:rsid w:val="004976D6"/>
    <w:rsid w:val="00497AC0"/>
    <w:rsid w:val="004A00D7"/>
    <w:rsid w:val="004A0560"/>
    <w:rsid w:val="004A081D"/>
    <w:rsid w:val="004A0D04"/>
    <w:rsid w:val="004A0D7C"/>
    <w:rsid w:val="004A1020"/>
    <w:rsid w:val="004A1085"/>
    <w:rsid w:val="004A10AE"/>
    <w:rsid w:val="004A1474"/>
    <w:rsid w:val="004A1B2D"/>
    <w:rsid w:val="004A1E3D"/>
    <w:rsid w:val="004A2132"/>
    <w:rsid w:val="004A21EA"/>
    <w:rsid w:val="004A2423"/>
    <w:rsid w:val="004A2477"/>
    <w:rsid w:val="004A2784"/>
    <w:rsid w:val="004A28B1"/>
    <w:rsid w:val="004A2B81"/>
    <w:rsid w:val="004A2D45"/>
    <w:rsid w:val="004A2DFE"/>
    <w:rsid w:val="004A2F2E"/>
    <w:rsid w:val="004A3594"/>
    <w:rsid w:val="004A3775"/>
    <w:rsid w:val="004A3803"/>
    <w:rsid w:val="004A3842"/>
    <w:rsid w:val="004A4006"/>
    <w:rsid w:val="004A422B"/>
    <w:rsid w:val="004A4562"/>
    <w:rsid w:val="004A4583"/>
    <w:rsid w:val="004A4599"/>
    <w:rsid w:val="004A470F"/>
    <w:rsid w:val="004A4A38"/>
    <w:rsid w:val="004A4D80"/>
    <w:rsid w:val="004A4DDD"/>
    <w:rsid w:val="004A4FD8"/>
    <w:rsid w:val="004A5153"/>
    <w:rsid w:val="004A5791"/>
    <w:rsid w:val="004A585B"/>
    <w:rsid w:val="004A5E93"/>
    <w:rsid w:val="004A6057"/>
    <w:rsid w:val="004A61C6"/>
    <w:rsid w:val="004A63C7"/>
    <w:rsid w:val="004A6758"/>
    <w:rsid w:val="004A67F2"/>
    <w:rsid w:val="004A6B82"/>
    <w:rsid w:val="004A6FC2"/>
    <w:rsid w:val="004A739D"/>
    <w:rsid w:val="004A7560"/>
    <w:rsid w:val="004A779D"/>
    <w:rsid w:val="004A7A53"/>
    <w:rsid w:val="004A7A58"/>
    <w:rsid w:val="004A7D54"/>
    <w:rsid w:val="004A7FAB"/>
    <w:rsid w:val="004B01DE"/>
    <w:rsid w:val="004B02A6"/>
    <w:rsid w:val="004B0469"/>
    <w:rsid w:val="004B0AB6"/>
    <w:rsid w:val="004B0B77"/>
    <w:rsid w:val="004B0FBD"/>
    <w:rsid w:val="004B13AB"/>
    <w:rsid w:val="004B15D4"/>
    <w:rsid w:val="004B17F4"/>
    <w:rsid w:val="004B185A"/>
    <w:rsid w:val="004B1B78"/>
    <w:rsid w:val="004B1CB9"/>
    <w:rsid w:val="004B2BA5"/>
    <w:rsid w:val="004B31D8"/>
    <w:rsid w:val="004B3347"/>
    <w:rsid w:val="004B33B2"/>
    <w:rsid w:val="004B3677"/>
    <w:rsid w:val="004B375A"/>
    <w:rsid w:val="004B38F6"/>
    <w:rsid w:val="004B40D1"/>
    <w:rsid w:val="004B4168"/>
    <w:rsid w:val="004B4424"/>
    <w:rsid w:val="004B49A4"/>
    <w:rsid w:val="004B4AF6"/>
    <w:rsid w:val="004B4CC2"/>
    <w:rsid w:val="004B4FAA"/>
    <w:rsid w:val="004B5097"/>
    <w:rsid w:val="004B5482"/>
    <w:rsid w:val="004B621F"/>
    <w:rsid w:val="004B6573"/>
    <w:rsid w:val="004B6BB5"/>
    <w:rsid w:val="004B7A00"/>
    <w:rsid w:val="004B7CF1"/>
    <w:rsid w:val="004B7FAE"/>
    <w:rsid w:val="004C0416"/>
    <w:rsid w:val="004C0966"/>
    <w:rsid w:val="004C101F"/>
    <w:rsid w:val="004C1097"/>
    <w:rsid w:val="004C13D6"/>
    <w:rsid w:val="004C1755"/>
    <w:rsid w:val="004C1BF0"/>
    <w:rsid w:val="004C20CA"/>
    <w:rsid w:val="004C2351"/>
    <w:rsid w:val="004C2A83"/>
    <w:rsid w:val="004C2A9E"/>
    <w:rsid w:val="004C2AD3"/>
    <w:rsid w:val="004C2FC8"/>
    <w:rsid w:val="004C3AC0"/>
    <w:rsid w:val="004C3BFC"/>
    <w:rsid w:val="004C3E84"/>
    <w:rsid w:val="004C401A"/>
    <w:rsid w:val="004C4350"/>
    <w:rsid w:val="004C490A"/>
    <w:rsid w:val="004C4D7A"/>
    <w:rsid w:val="004C4DD1"/>
    <w:rsid w:val="004C4E0D"/>
    <w:rsid w:val="004C509A"/>
    <w:rsid w:val="004C5259"/>
    <w:rsid w:val="004C558D"/>
    <w:rsid w:val="004C5660"/>
    <w:rsid w:val="004C58C5"/>
    <w:rsid w:val="004C614B"/>
    <w:rsid w:val="004C658E"/>
    <w:rsid w:val="004C682B"/>
    <w:rsid w:val="004C6E30"/>
    <w:rsid w:val="004C7176"/>
    <w:rsid w:val="004C73FD"/>
    <w:rsid w:val="004C770B"/>
    <w:rsid w:val="004C785B"/>
    <w:rsid w:val="004C7B7D"/>
    <w:rsid w:val="004D0A58"/>
    <w:rsid w:val="004D0BE5"/>
    <w:rsid w:val="004D1691"/>
    <w:rsid w:val="004D1B86"/>
    <w:rsid w:val="004D1CF6"/>
    <w:rsid w:val="004D1D49"/>
    <w:rsid w:val="004D1E80"/>
    <w:rsid w:val="004D1EA4"/>
    <w:rsid w:val="004D2356"/>
    <w:rsid w:val="004D2831"/>
    <w:rsid w:val="004D2E51"/>
    <w:rsid w:val="004D33C2"/>
    <w:rsid w:val="004D350A"/>
    <w:rsid w:val="004D37AF"/>
    <w:rsid w:val="004D3844"/>
    <w:rsid w:val="004D38C9"/>
    <w:rsid w:val="004D3AD0"/>
    <w:rsid w:val="004D3B74"/>
    <w:rsid w:val="004D3C3E"/>
    <w:rsid w:val="004D4568"/>
    <w:rsid w:val="004D45EA"/>
    <w:rsid w:val="004D4696"/>
    <w:rsid w:val="004D4804"/>
    <w:rsid w:val="004D49D1"/>
    <w:rsid w:val="004D4C57"/>
    <w:rsid w:val="004D52E3"/>
    <w:rsid w:val="004D5440"/>
    <w:rsid w:val="004D5903"/>
    <w:rsid w:val="004D5CA5"/>
    <w:rsid w:val="004D65A5"/>
    <w:rsid w:val="004D68FA"/>
    <w:rsid w:val="004D690E"/>
    <w:rsid w:val="004D700A"/>
    <w:rsid w:val="004D7262"/>
    <w:rsid w:val="004D73B9"/>
    <w:rsid w:val="004D7749"/>
    <w:rsid w:val="004D7F07"/>
    <w:rsid w:val="004E0150"/>
    <w:rsid w:val="004E023C"/>
    <w:rsid w:val="004E038C"/>
    <w:rsid w:val="004E0514"/>
    <w:rsid w:val="004E0D42"/>
    <w:rsid w:val="004E10D8"/>
    <w:rsid w:val="004E11AF"/>
    <w:rsid w:val="004E1524"/>
    <w:rsid w:val="004E1659"/>
    <w:rsid w:val="004E1680"/>
    <w:rsid w:val="004E18C0"/>
    <w:rsid w:val="004E1A36"/>
    <w:rsid w:val="004E2250"/>
    <w:rsid w:val="004E228A"/>
    <w:rsid w:val="004E257B"/>
    <w:rsid w:val="004E2B72"/>
    <w:rsid w:val="004E2D0E"/>
    <w:rsid w:val="004E2EF1"/>
    <w:rsid w:val="004E300A"/>
    <w:rsid w:val="004E338B"/>
    <w:rsid w:val="004E341B"/>
    <w:rsid w:val="004E39FA"/>
    <w:rsid w:val="004E3A48"/>
    <w:rsid w:val="004E4110"/>
    <w:rsid w:val="004E4284"/>
    <w:rsid w:val="004E45AB"/>
    <w:rsid w:val="004E4781"/>
    <w:rsid w:val="004E4788"/>
    <w:rsid w:val="004E4826"/>
    <w:rsid w:val="004E484C"/>
    <w:rsid w:val="004E49C7"/>
    <w:rsid w:val="004E4A49"/>
    <w:rsid w:val="004E4AA9"/>
    <w:rsid w:val="004E4DCE"/>
    <w:rsid w:val="004E4F4E"/>
    <w:rsid w:val="004E52F2"/>
    <w:rsid w:val="004E53A8"/>
    <w:rsid w:val="004E56A3"/>
    <w:rsid w:val="004E5790"/>
    <w:rsid w:val="004E5A05"/>
    <w:rsid w:val="004E5A91"/>
    <w:rsid w:val="004E5C68"/>
    <w:rsid w:val="004E5C90"/>
    <w:rsid w:val="004E60DD"/>
    <w:rsid w:val="004E6560"/>
    <w:rsid w:val="004E687D"/>
    <w:rsid w:val="004E693A"/>
    <w:rsid w:val="004E6B74"/>
    <w:rsid w:val="004E6C13"/>
    <w:rsid w:val="004E6FCA"/>
    <w:rsid w:val="004E7140"/>
    <w:rsid w:val="004E738B"/>
    <w:rsid w:val="004E794E"/>
    <w:rsid w:val="004E7B3A"/>
    <w:rsid w:val="004E7D2D"/>
    <w:rsid w:val="004E7E5C"/>
    <w:rsid w:val="004E7F35"/>
    <w:rsid w:val="004E7F7D"/>
    <w:rsid w:val="004F0202"/>
    <w:rsid w:val="004F035D"/>
    <w:rsid w:val="004F06A0"/>
    <w:rsid w:val="004F0DFA"/>
    <w:rsid w:val="004F0FC6"/>
    <w:rsid w:val="004F10B1"/>
    <w:rsid w:val="004F11F1"/>
    <w:rsid w:val="004F126D"/>
    <w:rsid w:val="004F12AB"/>
    <w:rsid w:val="004F1C6A"/>
    <w:rsid w:val="004F1DC1"/>
    <w:rsid w:val="004F1F70"/>
    <w:rsid w:val="004F2379"/>
    <w:rsid w:val="004F2E5C"/>
    <w:rsid w:val="004F2F60"/>
    <w:rsid w:val="004F2FD4"/>
    <w:rsid w:val="004F3260"/>
    <w:rsid w:val="004F3E09"/>
    <w:rsid w:val="004F3EE6"/>
    <w:rsid w:val="004F4279"/>
    <w:rsid w:val="004F44F0"/>
    <w:rsid w:val="004F4CBC"/>
    <w:rsid w:val="004F5011"/>
    <w:rsid w:val="004F506B"/>
    <w:rsid w:val="004F523A"/>
    <w:rsid w:val="004F56CC"/>
    <w:rsid w:val="004F570B"/>
    <w:rsid w:val="004F58BA"/>
    <w:rsid w:val="004F59DA"/>
    <w:rsid w:val="004F59F6"/>
    <w:rsid w:val="004F5C90"/>
    <w:rsid w:val="004F5FDA"/>
    <w:rsid w:val="004F619B"/>
    <w:rsid w:val="004F61BE"/>
    <w:rsid w:val="004F6292"/>
    <w:rsid w:val="004F639F"/>
    <w:rsid w:val="004F63D5"/>
    <w:rsid w:val="004F67C5"/>
    <w:rsid w:val="004F6F34"/>
    <w:rsid w:val="004F6F89"/>
    <w:rsid w:val="004F714C"/>
    <w:rsid w:val="004F714F"/>
    <w:rsid w:val="004F722D"/>
    <w:rsid w:val="004F7261"/>
    <w:rsid w:val="004F7944"/>
    <w:rsid w:val="0050000F"/>
    <w:rsid w:val="00500509"/>
    <w:rsid w:val="00500806"/>
    <w:rsid w:val="005008D0"/>
    <w:rsid w:val="00501600"/>
    <w:rsid w:val="00501BA0"/>
    <w:rsid w:val="00501CE7"/>
    <w:rsid w:val="00501E5C"/>
    <w:rsid w:val="00501FE8"/>
    <w:rsid w:val="005020A6"/>
    <w:rsid w:val="005025E0"/>
    <w:rsid w:val="00502703"/>
    <w:rsid w:val="00502785"/>
    <w:rsid w:val="00502B16"/>
    <w:rsid w:val="00502CB2"/>
    <w:rsid w:val="00502E56"/>
    <w:rsid w:val="005031BF"/>
    <w:rsid w:val="0050328F"/>
    <w:rsid w:val="005032D2"/>
    <w:rsid w:val="00503464"/>
    <w:rsid w:val="005034FF"/>
    <w:rsid w:val="00503644"/>
    <w:rsid w:val="00503767"/>
    <w:rsid w:val="00503A2E"/>
    <w:rsid w:val="00503E55"/>
    <w:rsid w:val="00504061"/>
    <w:rsid w:val="00504761"/>
    <w:rsid w:val="00504A9F"/>
    <w:rsid w:val="00504B07"/>
    <w:rsid w:val="00504C59"/>
    <w:rsid w:val="00504E92"/>
    <w:rsid w:val="00505084"/>
    <w:rsid w:val="005051B4"/>
    <w:rsid w:val="00505251"/>
    <w:rsid w:val="00506533"/>
    <w:rsid w:val="00506E1F"/>
    <w:rsid w:val="00507852"/>
    <w:rsid w:val="005078AE"/>
    <w:rsid w:val="00507991"/>
    <w:rsid w:val="00507C19"/>
    <w:rsid w:val="00510116"/>
    <w:rsid w:val="00510138"/>
    <w:rsid w:val="00510367"/>
    <w:rsid w:val="005105A6"/>
    <w:rsid w:val="0051115C"/>
    <w:rsid w:val="00511251"/>
    <w:rsid w:val="00511304"/>
    <w:rsid w:val="0051142D"/>
    <w:rsid w:val="005115FF"/>
    <w:rsid w:val="0051179A"/>
    <w:rsid w:val="00511DA6"/>
    <w:rsid w:val="00512295"/>
    <w:rsid w:val="005123CD"/>
    <w:rsid w:val="00512406"/>
    <w:rsid w:val="00512447"/>
    <w:rsid w:val="00512577"/>
    <w:rsid w:val="00512A3E"/>
    <w:rsid w:val="00512BEE"/>
    <w:rsid w:val="0051347A"/>
    <w:rsid w:val="00513812"/>
    <w:rsid w:val="00513828"/>
    <w:rsid w:val="005139BB"/>
    <w:rsid w:val="005139D8"/>
    <w:rsid w:val="00513B26"/>
    <w:rsid w:val="00513CD2"/>
    <w:rsid w:val="00513D9F"/>
    <w:rsid w:val="00513DDE"/>
    <w:rsid w:val="005142A2"/>
    <w:rsid w:val="005147DA"/>
    <w:rsid w:val="005151A7"/>
    <w:rsid w:val="0051593F"/>
    <w:rsid w:val="0051597B"/>
    <w:rsid w:val="005159D0"/>
    <w:rsid w:val="00515A15"/>
    <w:rsid w:val="00515C75"/>
    <w:rsid w:val="00515CFE"/>
    <w:rsid w:val="00515E50"/>
    <w:rsid w:val="00515F71"/>
    <w:rsid w:val="0051613E"/>
    <w:rsid w:val="00516BD3"/>
    <w:rsid w:val="00516C1F"/>
    <w:rsid w:val="0051749F"/>
    <w:rsid w:val="005177FE"/>
    <w:rsid w:val="00517E5E"/>
    <w:rsid w:val="00517FCB"/>
    <w:rsid w:val="00520111"/>
    <w:rsid w:val="00520134"/>
    <w:rsid w:val="0052056D"/>
    <w:rsid w:val="0052095D"/>
    <w:rsid w:val="00520A89"/>
    <w:rsid w:val="00520B4E"/>
    <w:rsid w:val="00520BC0"/>
    <w:rsid w:val="00520ED7"/>
    <w:rsid w:val="00520F7C"/>
    <w:rsid w:val="00520FB9"/>
    <w:rsid w:val="005210B1"/>
    <w:rsid w:val="005210F2"/>
    <w:rsid w:val="0052146E"/>
    <w:rsid w:val="005215B9"/>
    <w:rsid w:val="0052195D"/>
    <w:rsid w:val="00521989"/>
    <w:rsid w:val="005219AC"/>
    <w:rsid w:val="005222F7"/>
    <w:rsid w:val="00522427"/>
    <w:rsid w:val="00522720"/>
    <w:rsid w:val="00522ECB"/>
    <w:rsid w:val="0052333E"/>
    <w:rsid w:val="0052352E"/>
    <w:rsid w:val="005235A3"/>
    <w:rsid w:val="005236E9"/>
    <w:rsid w:val="005238A9"/>
    <w:rsid w:val="00524181"/>
    <w:rsid w:val="00525187"/>
    <w:rsid w:val="00525910"/>
    <w:rsid w:val="0052594F"/>
    <w:rsid w:val="00525CAC"/>
    <w:rsid w:val="00525D3D"/>
    <w:rsid w:val="00525EDF"/>
    <w:rsid w:val="00526A14"/>
    <w:rsid w:val="00527475"/>
    <w:rsid w:val="0052760E"/>
    <w:rsid w:val="0052784F"/>
    <w:rsid w:val="00527C0C"/>
    <w:rsid w:val="00527EB5"/>
    <w:rsid w:val="00530003"/>
    <w:rsid w:val="005301AD"/>
    <w:rsid w:val="0053056C"/>
    <w:rsid w:val="005309C1"/>
    <w:rsid w:val="00530F08"/>
    <w:rsid w:val="00530F94"/>
    <w:rsid w:val="0053118D"/>
    <w:rsid w:val="0053121D"/>
    <w:rsid w:val="00531CA2"/>
    <w:rsid w:val="00531F4B"/>
    <w:rsid w:val="00531F8C"/>
    <w:rsid w:val="00532275"/>
    <w:rsid w:val="00532406"/>
    <w:rsid w:val="00532680"/>
    <w:rsid w:val="005328C7"/>
    <w:rsid w:val="00532C5F"/>
    <w:rsid w:val="00532FBD"/>
    <w:rsid w:val="0053307E"/>
    <w:rsid w:val="00533568"/>
    <w:rsid w:val="00533627"/>
    <w:rsid w:val="005338C9"/>
    <w:rsid w:val="00533A5A"/>
    <w:rsid w:val="00533EE6"/>
    <w:rsid w:val="00533F30"/>
    <w:rsid w:val="00534163"/>
    <w:rsid w:val="00534337"/>
    <w:rsid w:val="00534425"/>
    <w:rsid w:val="00534615"/>
    <w:rsid w:val="00534985"/>
    <w:rsid w:val="00534A20"/>
    <w:rsid w:val="00534AA7"/>
    <w:rsid w:val="00534E9C"/>
    <w:rsid w:val="005354FF"/>
    <w:rsid w:val="0053574B"/>
    <w:rsid w:val="0053577D"/>
    <w:rsid w:val="00535819"/>
    <w:rsid w:val="0053596D"/>
    <w:rsid w:val="00535FBF"/>
    <w:rsid w:val="00536765"/>
    <w:rsid w:val="005367BF"/>
    <w:rsid w:val="00536833"/>
    <w:rsid w:val="0053695D"/>
    <w:rsid w:val="00537746"/>
    <w:rsid w:val="005377B0"/>
    <w:rsid w:val="00537DEC"/>
    <w:rsid w:val="00537FAE"/>
    <w:rsid w:val="00540889"/>
    <w:rsid w:val="005408F3"/>
    <w:rsid w:val="00540AFC"/>
    <w:rsid w:val="00540C59"/>
    <w:rsid w:val="00540CBE"/>
    <w:rsid w:val="00540EBC"/>
    <w:rsid w:val="0054100A"/>
    <w:rsid w:val="0054125F"/>
    <w:rsid w:val="005418C6"/>
    <w:rsid w:val="005419FA"/>
    <w:rsid w:val="00541B88"/>
    <w:rsid w:val="00541C90"/>
    <w:rsid w:val="00541CB6"/>
    <w:rsid w:val="00542172"/>
    <w:rsid w:val="00542303"/>
    <w:rsid w:val="00542588"/>
    <w:rsid w:val="00542910"/>
    <w:rsid w:val="00542AD3"/>
    <w:rsid w:val="00542C9A"/>
    <w:rsid w:val="00542CCD"/>
    <w:rsid w:val="005432FD"/>
    <w:rsid w:val="00543420"/>
    <w:rsid w:val="00543570"/>
    <w:rsid w:val="005439AF"/>
    <w:rsid w:val="00543C02"/>
    <w:rsid w:val="00543CC6"/>
    <w:rsid w:val="00543F4C"/>
    <w:rsid w:val="00544029"/>
    <w:rsid w:val="005449D0"/>
    <w:rsid w:val="00544AD7"/>
    <w:rsid w:val="00544B15"/>
    <w:rsid w:val="00544B6F"/>
    <w:rsid w:val="00544E0D"/>
    <w:rsid w:val="0054513D"/>
    <w:rsid w:val="0054516C"/>
    <w:rsid w:val="005452F6"/>
    <w:rsid w:val="005453FC"/>
    <w:rsid w:val="005455EC"/>
    <w:rsid w:val="005458EB"/>
    <w:rsid w:val="00545E73"/>
    <w:rsid w:val="005460C2"/>
    <w:rsid w:val="00546260"/>
    <w:rsid w:val="00546301"/>
    <w:rsid w:val="00546344"/>
    <w:rsid w:val="0054653E"/>
    <w:rsid w:val="005470B7"/>
    <w:rsid w:val="005472EB"/>
    <w:rsid w:val="0054790B"/>
    <w:rsid w:val="00547BAB"/>
    <w:rsid w:val="00547D2D"/>
    <w:rsid w:val="0055023B"/>
    <w:rsid w:val="005504A4"/>
    <w:rsid w:val="0055054C"/>
    <w:rsid w:val="00550780"/>
    <w:rsid w:val="005515C7"/>
    <w:rsid w:val="005517E7"/>
    <w:rsid w:val="00551ACE"/>
    <w:rsid w:val="00551B33"/>
    <w:rsid w:val="00551B8A"/>
    <w:rsid w:val="00552194"/>
    <w:rsid w:val="0055236A"/>
    <w:rsid w:val="005524E4"/>
    <w:rsid w:val="0055295B"/>
    <w:rsid w:val="00552AE6"/>
    <w:rsid w:val="00552C81"/>
    <w:rsid w:val="00552D7F"/>
    <w:rsid w:val="005532CD"/>
    <w:rsid w:val="00553418"/>
    <w:rsid w:val="0055383E"/>
    <w:rsid w:val="00554984"/>
    <w:rsid w:val="005549F5"/>
    <w:rsid w:val="00554BBE"/>
    <w:rsid w:val="00554BDA"/>
    <w:rsid w:val="005554F1"/>
    <w:rsid w:val="0055566D"/>
    <w:rsid w:val="005556CE"/>
    <w:rsid w:val="00555939"/>
    <w:rsid w:val="00555E4D"/>
    <w:rsid w:val="00555E92"/>
    <w:rsid w:val="00555F50"/>
    <w:rsid w:val="00555FA2"/>
    <w:rsid w:val="00556080"/>
    <w:rsid w:val="00556780"/>
    <w:rsid w:val="00556869"/>
    <w:rsid w:val="00556875"/>
    <w:rsid w:val="00556A81"/>
    <w:rsid w:val="00557152"/>
    <w:rsid w:val="005576D9"/>
    <w:rsid w:val="0055772F"/>
    <w:rsid w:val="00557BD0"/>
    <w:rsid w:val="00557E87"/>
    <w:rsid w:val="0056014E"/>
    <w:rsid w:val="0056075E"/>
    <w:rsid w:val="00560D45"/>
    <w:rsid w:val="005611BE"/>
    <w:rsid w:val="00561395"/>
    <w:rsid w:val="005613CC"/>
    <w:rsid w:val="00562226"/>
    <w:rsid w:val="00562323"/>
    <w:rsid w:val="00562450"/>
    <w:rsid w:val="00562544"/>
    <w:rsid w:val="00562A19"/>
    <w:rsid w:val="00562CA3"/>
    <w:rsid w:val="00562E49"/>
    <w:rsid w:val="00563FB9"/>
    <w:rsid w:val="00564153"/>
    <w:rsid w:val="00564201"/>
    <w:rsid w:val="0056463E"/>
    <w:rsid w:val="0056466D"/>
    <w:rsid w:val="00564671"/>
    <w:rsid w:val="00564767"/>
    <w:rsid w:val="005652C1"/>
    <w:rsid w:val="00565564"/>
    <w:rsid w:val="005656B0"/>
    <w:rsid w:val="00565835"/>
    <w:rsid w:val="00565CCC"/>
    <w:rsid w:val="00565DCA"/>
    <w:rsid w:val="005664B2"/>
    <w:rsid w:val="005665B6"/>
    <w:rsid w:val="00566999"/>
    <w:rsid w:val="00566A34"/>
    <w:rsid w:val="00566A6F"/>
    <w:rsid w:val="00566ADE"/>
    <w:rsid w:val="00567231"/>
    <w:rsid w:val="005676AE"/>
    <w:rsid w:val="005678F3"/>
    <w:rsid w:val="00567C3E"/>
    <w:rsid w:val="00567D62"/>
    <w:rsid w:val="00567DEF"/>
    <w:rsid w:val="00570214"/>
    <w:rsid w:val="005704BE"/>
    <w:rsid w:val="00570662"/>
    <w:rsid w:val="00570D97"/>
    <w:rsid w:val="005718E9"/>
    <w:rsid w:val="005719B0"/>
    <w:rsid w:val="00571C9E"/>
    <w:rsid w:val="00571CE0"/>
    <w:rsid w:val="00571EFD"/>
    <w:rsid w:val="0057221B"/>
    <w:rsid w:val="0057230F"/>
    <w:rsid w:val="0057258E"/>
    <w:rsid w:val="005726C5"/>
    <w:rsid w:val="00572818"/>
    <w:rsid w:val="00572B76"/>
    <w:rsid w:val="0057310F"/>
    <w:rsid w:val="0057348A"/>
    <w:rsid w:val="00573561"/>
    <w:rsid w:val="00573869"/>
    <w:rsid w:val="005739A6"/>
    <w:rsid w:val="00573B13"/>
    <w:rsid w:val="00573C1B"/>
    <w:rsid w:val="00573CD7"/>
    <w:rsid w:val="0057410E"/>
    <w:rsid w:val="00574251"/>
    <w:rsid w:val="00574272"/>
    <w:rsid w:val="005744CC"/>
    <w:rsid w:val="00574A12"/>
    <w:rsid w:val="00574AA9"/>
    <w:rsid w:val="00574C6D"/>
    <w:rsid w:val="00574D1C"/>
    <w:rsid w:val="00574E9C"/>
    <w:rsid w:val="00574F6C"/>
    <w:rsid w:val="00574FA0"/>
    <w:rsid w:val="00575065"/>
    <w:rsid w:val="005755B9"/>
    <w:rsid w:val="005759E0"/>
    <w:rsid w:val="00575A17"/>
    <w:rsid w:val="00575E14"/>
    <w:rsid w:val="00575E48"/>
    <w:rsid w:val="00575EE4"/>
    <w:rsid w:val="0057601D"/>
    <w:rsid w:val="00576027"/>
    <w:rsid w:val="0057603E"/>
    <w:rsid w:val="005762D6"/>
    <w:rsid w:val="005767A4"/>
    <w:rsid w:val="00576E6C"/>
    <w:rsid w:val="005770A6"/>
    <w:rsid w:val="00577126"/>
    <w:rsid w:val="00577357"/>
    <w:rsid w:val="005773EB"/>
    <w:rsid w:val="00577633"/>
    <w:rsid w:val="005776D4"/>
    <w:rsid w:val="005779A4"/>
    <w:rsid w:val="0058014E"/>
    <w:rsid w:val="00580358"/>
    <w:rsid w:val="005808C5"/>
    <w:rsid w:val="005809A3"/>
    <w:rsid w:val="00580C50"/>
    <w:rsid w:val="00580F02"/>
    <w:rsid w:val="00581689"/>
    <w:rsid w:val="0058176A"/>
    <w:rsid w:val="00581C7F"/>
    <w:rsid w:val="00582010"/>
    <w:rsid w:val="005821A4"/>
    <w:rsid w:val="005822D3"/>
    <w:rsid w:val="00582322"/>
    <w:rsid w:val="00582537"/>
    <w:rsid w:val="0058270B"/>
    <w:rsid w:val="00582E20"/>
    <w:rsid w:val="00582F6A"/>
    <w:rsid w:val="00583016"/>
    <w:rsid w:val="00583083"/>
    <w:rsid w:val="005833C5"/>
    <w:rsid w:val="0058353D"/>
    <w:rsid w:val="00583616"/>
    <w:rsid w:val="005836E8"/>
    <w:rsid w:val="0058387E"/>
    <w:rsid w:val="00583AA0"/>
    <w:rsid w:val="00583AC5"/>
    <w:rsid w:val="00583D40"/>
    <w:rsid w:val="00583E5C"/>
    <w:rsid w:val="0058404B"/>
    <w:rsid w:val="005843CC"/>
    <w:rsid w:val="005844B7"/>
    <w:rsid w:val="00584D45"/>
    <w:rsid w:val="00584E41"/>
    <w:rsid w:val="00585053"/>
    <w:rsid w:val="0058508C"/>
    <w:rsid w:val="00585B8F"/>
    <w:rsid w:val="00585DB8"/>
    <w:rsid w:val="005861EC"/>
    <w:rsid w:val="005863C5"/>
    <w:rsid w:val="00586634"/>
    <w:rsid w:val="00586D17"/>
    <w:rsid w:val="00587606"/>
    <w:rsid w:val="00587887"/>
    <w:rsid w:val="005879CB"/>
    <w:rsid w:val="00587ED2"/>
    <w:rsid w:val="00587F2C"/>
    <w:rsid w:val="00590264"/>
    <w:rsid w:val="00590676"/>
    <w:rsid w:val="00590952"/>
    <w:rsid w:val="00590E29"/>
    <w:rsid w:val="0059126A"/>
    <w:rsid w:val="00591279"/>
    <w:rsid w:val="0059160F"/>
    <w:rsid w:val="005918AE"/>
    <w:rsid w:val="00591A7B"/>
    <w:rsid w:val="00591AFB"/>
    <w:rsid w:val="00591C64"/>
    <w:rsid w:val="00591E91"/>
    <w:rsid w:val="00592165"/>
    <w:rsid w:val="00592303"/>
    <w:rsid w:val="00592E07"/>
    <w:rsid w:val="00593176"/>
    <w:rsid w:val="005931B2"/>
    <w:rsid w:val="005931BF"/>
    <w:rsid w:val="00593DE1"/>
    <w:rsid w:val="0059424D"/>
    <w:rsid w:val="00594338"/>
    <w:rsid w:val="005948B0"/>
    <w:rsid w:val="005948EE"/>
    <w:rsid w:val="00594B28"/>
    <w:rsid w:val="00594E59"/>
    <w:rsid w:val="005957AC"/>
    <w:rsid w:val="005959EB"/>
    <w:rsid w:val="00595E08"/>
    <w:rsid w:val="00595F6A"/>
    <w:rsid w:val="00595F93"/>
    <w:rsid w:val="00595FE2"/>
    <w:rsid w:val="00595FED"/>
    <w:rsid w:val="00596528"/>
    <w:rsid w:val="005969D8"/>
    <w:rsid w:val="00596A3E"/>
    <w:rsid w:val="00596F40"/>
    <w:rsid w:val="00596FBF"/>
    <w:rsid w:val="0059742B"/>
    <w:rsid w:val="005976DB"/>
    <w:rsid w:val="00597873"/>
    <w:rsid w:val="005979A8"/>
    <w:rsid w:val="005A0112"/>
    <w:rsid w:val="005A02E4"/>
    <w:rsid w:val="005A0D45"/>
    <w:rsid w:val="005A0F8F"/>
    <w:rsid w:val="005A1429"/>
    <w:rsid w:val="005A150D"/>
    <w:rsid w:val="005A1680"/>
    <w:rsid w:val="005A1CEE"/>
    <w:rsid w:val="005A211E"/>
    <w:rsid w:val="005A222A"/>
    <w:rsid w:val="005A2645"/>
    <w:rsid w:val="005A2805"/>
    <w:rsid w:val="005A297A"/>
    <w:rsid w:val="005A2B29"/>
    <w:rsid w:val="005A2CF1"/>
    <w:rsid w:val="005A2FBC"/>
    <w:rsid w:val="005A31C4"/>
    <w:rsid w:val="005A3242"/>
    <w:rsid w:val="005A32A6"/>
    <w:rsid w:val="005A3384"/>
    <w:rsid w:val="005A3779"/>
    <w:rsid w:val="005A3966"/>
    <w:rsid w:val="005A3C1C"/>
    <w:rsid w:val="005A3EB3"/>
    <w:rsid w:val="005A42E4"/>
    <w:rsid w:val="005A48B3"/>
    <w:rsid w:val="005A4C4F"/>
    <w:rsid w:val="005A4EBD"/>
    <w:rsid w:val="005A4F72"/>
    <w:rsid w:val="005A5112"/>
    <w:rsid w:val="005A5155"/>
    <w:rsid w:val="005A5187"/>
    <w:rsid w:val="005A5291"/>
    <w:rsid w:val="005A52AB"/>
    <w:rsid w:val="005A52E9"/>
    <w:rsid w:val="005A553E"/>
    <w:rsid w:val="005A5723"/>
    <w:rsid w:val="005A57D8"/>
    <w:rsid w:val="005A583F"/>
    <w:rsid w:val="005A5B29"/>
    <w:rsid w:val="005A5BE0"/>
    <w:rsid w:val="005A5CF9"/>
    <w:rsid w:val="005A5DA4"/>
    <w:rsid w:val="005A62FA"/>
    <w:rsid w:val="005A689E"/>
    <w:rsid w:val="005A68FD"/>
    <w:rsid w:val="005A6937"/>
    <w:rsid w:val="005A69B0"/>
    <w:rsid w:val="005A6B43"/>
    <w:rsid w:val="005A6BE9"/>
    <w:rsid w:val="005A6EC4"/>
    <w:rsid w:val="005A7541"/>
    <w:rsid w:val="005A75DB"/>
    <w:rsid w:val="005A781B"/>
    <w:rsid w:val="005A7883"/>
    <w:rsid w:val="005A78F5"/>
    <w:rsid w:val="005A7C9B"/>
    <w:rsid w:val="005B01A1"/>
    <w:rsid w:val="005B0358"/>
    <w:rsid w:val="005B03C5"/>
    <w:rsid w:val="005B08FD"/>
    <w:rsid w:val="005B0A79"/>
    <w:rsid w:val="005B0B47"/>
    <w:rsid w:val="005B0F18"/>
    <w:rsid w:val="005B106C"/>
    <w:rsid w:val="005B111F"/>
    <w:rsid w:val="005B1285"/>
    <w:rsid w:val="005B1338"/>
    <w:rsid w:val="005B1449"/>
    <w:rsid w:val="005B15AE"/>
    <w:rsid w:val="005B19A3"/>
    <w:rsid w:val="005B1AD7"/>
    <w:rsid w:val="005B1D85"/>
    <w:rsid w:val="005B201C"/>
    <w:rsid w:val="005B2047"/>
    <w:rsid w:val="005B20E1"/>
    <w:rsid w:val="005B2225"/>
    <w:rsid w:val="005B2B10"/>
    <w:rsid w:val="005B3053"/>
    <w:rsid w:val="005B31A0"/>
    <w:rsid w:val="005B31EE"/>
    <w:rsid w:val="005B321F"/>
    <w:rsid w:val="005B33AE"/>
    <w:rsid w:val="005B37DB"/>
    <w:rsid w:val="005B37DD"/>
    <w:rsid w:val="005B3CEA"/>
    <w:rsid w:val="005B3ED8"/>
    <w:rsid w:val="005B47F7"/>
    <w:rsid w:val="005B4A4D"/>
    <w:rsid w:val="005B4D2A"/>
    <w:rsid w:val="005B5575"/>
    <w:rsid w:val="005B56D1"/>
    <w:rsid w:val="005B572F"/>
    <w:rsid w:val="005B578B"/>
    <w:rsid w:val="005B57A7"/>
    <w:rsid w:val="005B59A8"/>
    <w:rsid w:val="005B5D27"/>
    <w:rsid w:val="005B5DCD"/>
    <w:rsid w:val="005B5FA7"/>
    <w:rsid w:val="005B600C"/>
    <w:rsid w:val="005B6828"/>
    <w:rsid w:val="005B6889"/>
    <w:rsid w:val="005B6A86"/>
    <w:rsid w:val="005B6BC8"/>
    <w:rsid w:val="005B6E0E"/>
    <w:rsid w:val="005B7064"/>
    <w:rsid w:val="005B71C8"/>
    <w:rsid w:val="005B792A"/>
    <w:rsid w:val="005B7EA2"/>
    <w:rsid w:val="005B7EEB"/>
    <w:rsid w:val="005C0103"/>
    <w:rsid w:val="005C07D4"/>
    <w:rsid w:val="005C176B"/>
    <w:rsid w:val="005C1897"/>
    <w:rsid w:val="005C195A"/>
    <w:rsid w:val="005C1A19"/>
    <w:rsid w:val="005C2353"/>
    <w:rsid w:val="005C24AF"/>
    <w:rsid w:val="005C26C6"/>
    <w:rsid w:val="005C27FD"/>
    <w:rsid w:val="005C2AED"/>
    <w:rsid w:val="005C2D60"/>
    <w:rsid w:val="005C3A63"/>
    <w:rsid w:val="005C3AD3"/>
    <w:rsid w:val="005C415E"/>
    <w:rsid w:val="005C4174"/>
    <w:rsid w:val="005C41B9"/>
    <w:rsid w:val="005C441B"/>
    <w:rsid w:val="005C44D9"/>
    <w:rsid w:val="005C4584"/>
    <w:rsid w:val="005C45F3"/>
    <w:rsid w:val="005C466B"/>
    <w:rsid w:val="005C485B"/>
    <w:rsid w:val="005C4C1A"/>
    <w:rsid w:val="005C4DD9"/>
    <w:rsid w:val="005C4E3D"/>
    <w:rsid w:val="005C4E65"/>
    <w:rsid w:val="005C4EFC"/>
    <w:rsid w:val="005C506D"/>
    <w:rsid w:val="005C5073"/>
    <w:rsid w:val="005C50DA"/>
    <w:rsid w:val="005C51E9"/>
    <w:rsid w:val="005C55D7"/>
    <w:rsid w:val="005C5A5B"/>
    <w:rsid w:val="005C63FA"/>
    <w:rsid w:val="005C653B"/>
    <w:rsid w:val="005C6981"/>
    <w:rsid w:val="005C6A14"/>
    <w:rsid w:val="005C6A94"/>
    <w:rsid w:val="005C7051"/>
    <w:rsid w:val="005C7380"/>
    <w:rsid w:val="005C7465"/>
    <w:rsid w:val="005C74E6"/>
    <w:rsid w:val="005C798D"/>
    <w:rsid w:val="005C7E52"/>
    <w:rsid w:val="005D0238"/>
    <w:rsid w:val="005D0789"/>
    <w:rsid w:val="005D08C5"/>
    <w:rsid w:val="005D08F6"/>
    <w:rsid w:val="005D0A92"/>
    <w:rsid w:val="005D1275"/>
    <w:rsid w:val="005D1708"/>
    <w:rsid w:val="005D1E53"/>
    <w:rsid w:val="005D2120"/>
    <w:rsid w:val="005D2399"/>
    <w:rsid w:val="005D23A2"/>
    <w:rsid w:val="005D2972"/>
    <w:rsid w:val="005D2DC6"/>
    <w:rsid w:val="005D306D"/>
    <w:rsid w:val="005D31C5"/>
    <w:rsid w:val="005D34CC"/>
    <w:rsid w:val="005D35E4"/>
    <w:rsid w:val="005D35EA"/>
    <w:rsid w:val="005D3654"/>
    <w:rsid w:val="005D37AF"/>
    <w:rsid w:val="005D3C68"/>
    <w:rsid w:val="005D3DB1"/>
    <w:rsid w:val="005D3EB8"/>
    <w:rsid w:val="005D431C"/>
    <w:rsid w:val="005D435E"/>
    <w:rsid w:val="005D4409"/>
    <w:rsid w:val="005D477A"/>
    <w:rsid w:val="005D48AE"/>
    <w:rsid w:val="005D48DD"/>
    <w:rsid w:val="005D49FF"/>
    <w:rsid w:val="005D4C47"/>
    <w:rsid w:val="005D4D06"/>
    <w:rsid w:val="005D4E65"/>
    <w:rsid w:val="005D570B"/>
    <w:rsid w:val="005D59C5"/>
    <w:rsid w:val="005D5D0A"/>
    <w:rsid w:val="005D5F3B"/>
    <w:rsid w:val="005D6005"/>
    <w:rsid w:val="005D61E7"/>
    <w:rsid w:val="005D6361"/>
    <w:rsid w:val="005D6455"/>
    <w:rsid w:val="005D64B8"/>
    <w:rsid w:val="005D6672"/>
    <w:rsid w:val="005D6C42"/>
    <w:rsid w:val="005D6E2A"/>
    <w:rsid w:val="005D6FDA"/>
    <w:rsid w:val="005D6FEF"/>
    <w:rsid w:val="005D75CD"/>
    <w:rsid w:val="005D78A1"/>
    <w:rsid w:val="005D7DBA"/>
    <w:rsid w:val="005D7DCD"/>
    <w:rsid w:val="005D7EE7"/>
    <w:rsid w:val="005D7F03"/>
    <w:rsid w:val="005D7F3A"/>
    <w:rsid w:val="005E0B3C"/>
    <w:rsid w:val="005E0B64"/>
    <w:rsid w:val="005E1044"/>
    <w:rsid w:val="005E12F8"/>
    <w:rsid w:val="005E1676"/>
    <w:rsid w:val="005E1772"/>
    <w:rsid w:val="005E1866"/>
    <w:rsid w:val="005E19E4"/>
    <w:rsid w:val="005E19E8"/>
    <w:rsid w:val="005E1EB9"/>
    <w:rsid w:val="005E2155"/>
    <w:rsid w:val="005E250A"/>
    <w:rsid w:val="005E2753"/>
    <w:rsid w:val="005E279A"/>
    <w:rsid w:val="005E27E8"/>
    <w:rsid w:val="005E2DA0"/>
    <w:rsid w:val="005E2EEF"/>
    <w:rsid w:val="005E2EF1"/>
    <w:rsid w:val="005E2FAB"/>
    <w:rsid w:val="005E35B2"/>
    <w:rsid w:val="005E3A9A"/>
    <w:rsid w:val="005E3B2B"/>
    <w:rsid w:val="005E3BA2"/>
    <w:rsid w:val="005E4950"/>
    <w:rsid w:val="005E4CFE"/>
    <w:rsid w:val="005E4E94"/>
    <w:rsid w:val="005E55B1"/>
    <w:rsid w:val="005E5723"/>
    <w:rsid w:val="005E5937"/>
    <w:rsid w:val="005E598A"/>
    <w:rsid w:val="005E5C53"/>
    <w:rsid w:val="005E5F62"/>
    <w:rsid w:val="005E625E"/>
    <w:rsid w:val="005E6480"/>
    <w:rsid w:val="005E66ED"/>
    <w:rsid w:val="005E67AB"/>
    <w:rsid w:val="005E6895"/>
    <w:rsid w:val="005E69FA"/>
    <w:rsid w:val="005E7143"/>
    <w:rsid w:val="005E714E"/>
    <w:rsid w:val="005E73F2"/>
    <w:rsid w:val="005E74A0"/>
    <w:rsid w:val="005E77E7"/>
    <w:rsid w:val="005E7947"/>
    <w:rsid w:val="005E7A63"/>
    <w:rsid w:val="005E7EDB"/>
    <w:rsid w:val="005F009A"/>
    <w:rsid w:val="005F0102"/>
    <w:rsid w:val="005F0189"/>
    <w:rsid w:val="005F056A"/>
    <w:rsid w:val="005F11DA"/>
    <w:rsid w:val="005F1251"/>
    <w:rsid w:val="005F1287"/>
    <w:rsid w:val="005F1297"/>
    <w:rsid w:val="005F1354"/>
    <w:rsid w:val="005F14CD"/>
    <w:rsid w:val="005F14E6"/>
    <w:rsid w:val="005F170A"/>
    <w:rsid w:val="005F1AE4"/>
    <w:rsid w:val="005F1CEC"/>
    <w:rsid w:val="005F1E9D"/>
    <w:rsid w:val="005F1EF8"/>
    <w:rsid w:val="005F2350"/>
    <w:rsid w:val="005F25B0"/>
    <w:rsid w:val="005F27F3"/>
    <w:rsid w:val="005F28AB"/>
    <w:rsid w:val="005F2A3F"/>
    <w:rsid w:val="005F2B1F"/>
    <w:rsid w:val="005F2B58"/>
    <w:rsid w:val="005F2C50"/>
    <w:rsid w:val="005F2D0B"/>
    <w:rsid w:val="005F2D72"/>
    <w:rsid w:val="005F3220"/>
    <w:rsid w:val="005F38AD"/>
    <w:rsid w:val="005F38FA"/>
    <w:rsid w:val="005F3C86"/>
    <w:rsid w:val="005F422A"/>
    <w:rsid w:val="005F425E"/>
    <w:rsid w:val="005F43D0"/>
    <w:rsid w:val="005F4601"/>
    <w:rsid w:val="005F46B7"/>
    <w:rsid w:val="005F4BF8"/>
    <w:rsid w:val="005F52C4"/>
    <w:rsid w:val="005F53DD"/>
    <w:rsid w:val="005F53E0"/>
    <w:rsid w:val="005F54BD"/>
    <w:rsid w:val="005F5557"/>
    <w:rsid w:val="005F6011"/>
    <w:rsid w:val="005F6102"/>
    <w:rsid w:val="005F6A5D"/>
    <w:rsid w:val="005F6CDC"/>
    <w:rsid w:val="005F7197"/>
    <w:rsid w:val="005F727B"/>
    <w:rsid w:val="005F7ABB"/>
    <w:rsid w:val="005F7C49"/>
    <w:rsid w:val="005F7FD1"/>
    <w:rsid w:val="00600153"/>
    <w:rsid w:val="006003DF"/>
    <w:rsid w:val="00600D12"/>
    <w:rsid w:val="00600FA8"/>
    <w:rsid w:val="00601025"/>
    <w:rsid w:val="006011AC"/>
    <w:rsid w:val="006014B8"/>
    <w:rsid w:val="0060185B"/>
    <w:rsid w:val="006019D4"/>
    <w:rsid w:val="00601C7B"/>
    <w:rsid w:val="00601EBC"/>
    <w:rsid w:val="0060222F"/>
    <w:rsid w:val="00602344"/>
    <w:rsid w:val="006025D4"/>
    <w:rsid w:val="00602A1E"/>
    <w:rsid w:val="00602AB2"/>
    <w:rsid w:val="00602D96"/>
    <w:rsid w:val="00602DB8"/>
    <w:rsid w:val="00602EBE"/>
    <w:rsid w:val="006031D7"/>
    <w:rsid w:val="00603250"/>
    <w:rsid w:val="00603289"/>
    <w:rsid w:val="00603EC2"/>
    <w:rsid w:val="006040D8"/>
    <w:rsid w:val="0060442E"/>
    <w:rsid w:val="00604539"/>
    <w:rsid w:val="006048A3"/>
    <w:rsid w:val="006049B5"/>
    <w:rsid w:val="00604CF6"/>
    <w:rsid w:val="006050D1"/>
    <w:rsid w:val="00605513"/>
    <w:rsid w:val="0060688F"/>
    <w:rsid w:val="006074C1"/>
    <w:rsid w:val="006077B8"/>
    <w:rsid w:val="00607F61"/>
    <w:rsid w:val="00610A3B"/>
    <w:rsid w:val="00610ABD"/>
    <w:rsid w:val="00610B00"/>
    <w:rsid w:val="00610B33"/>
    <w:rsid w:val="00610C2A"/>
    <w:rsid w:val="00610E0A"/>
    <w:rsid w:val="00610E51"/>
    <w:rsid w:val="006111A8"/>
    <w:rsid w:val="00611646"/>
    <w:rsid w:val="00611CEB"/>
    <w:rsid w:val="00611DE1"/>
    <w:rsid w:val="00611EA2"/>
    <w:rsid w:val="00611EED"/>
    <w:rsid w:val="00612044"/>
    <w:rsid w:val="006120BC"/>
    <w:rsid w:val="006121F4"/>
    <w:rsid w:val="006126E6"/>
    <w:rsid w:val="00612740"/>
    <w:rsid w:val="006128A7"/>
    <w:rsid w:val="00612E74"/>
    <w:rsid w:val="00612F55"/>
    <w:rsid w:val="00613124"/>
    <w:rsid w:val="00613185"/>
    <w:rsid w:val="006132F8"/>
    <w:rsid w:val="00613544"/>
    <w:rsid w:val="006136FB"/>
    <w:rsid w:val="00613A8C"/>
    <w:rsid w:val="00613BF9"/>
    <w:rsid w:val="00613D61"/>
    <w:rsid w:val="00613ED6"/>
    <w:rsid w:val="006140F9"/>
    <w:rsid w:val="006141D1"/>
    <w:rsid w:val="0061429D"/>
    <w:rsid w:val="0061465B"/>
    <w:rsid w:val="00614F92"/>
    <w:rsid w:val="00614FAD"/>
    <w:rsid w:val="00615045"/>
    <w:rsid w:val="006152B0"/>
    <w:rsid w:val="006154F0"/>
    <w:rsid w:val="00615A7D"/>
    <w:rsid w:val="00615E80"/>
    <w:rsid w:val="0061679B"/>
    <w:rsid w:val="006168EE"/>
    <w:rsid w:val="00616C21"/>
    <w:rsid w:val="006171A1"/>
    <w:rsid w:val="006172C5"/>
    <w:rsid w:val="00617431"/>
    <w:rsid w:val="006174F9"/>
    <w:rsid w:val="00617733"/>
    <w:rsid w:val="00617EF1"/>
    <w:rsid w:val="006204AD"/>
    <w:rsid w:val="006210E5"/>
    <w:rsid w:val="0062175B"/>
    <w:rsid w:val="00621A4D"/>
    <w:rsid w:val="00621E2C"/>
    <w:rsid w:val="00621FC8"/>
    <w:rsid w:val="00622044"/>
    <w:rsid w:val="006223D2"/>
    <w:rsid w:val="0062241A"/>
    <w:rsid w:val="00622591"/>
    <w:rsid w:val="006227D9"/>
    <w:rsid w:val="00622871"/>
    <w:rsid w:val="00622930"/>
    <w:rsid w:val="00622D2D"/>
    <w:rsid w:val="00623685"/>
    <w:rsid w:val="00623888"/>
    <w:rsid w:val="00623E6A"/>
    <w:rsid w:val="00623F56"/>
    <w:rsid w:val="00623FB5"/>
    <w:rsid w:val="00624149"/>
    <w:rsid w:val="006241FA"/>
    <w:rsid w:val="0062450D"/>
    <w:rsid w:val="00624528"/>
    <w:rsid w:val="0062478E"/>
    <w:rsid w:val="00624AEC"/>
    <w:rsid w:val="00624BB2"/>
    <w:rsid w:val="00624CD0"/>
    <w:rsid w:val="00625259"/>
    <w:rsid w:val="00625341"/>
    <w:rsid w:val="006253C4"/>
    <w:rsid w:val="00625488"/>
    <w:rsid w:val="006256B6"/>
    <w:rsid w:val="00625AEB"/>
    <w:rsid w:val="00625ECE"/>
    <w:rsid w:val="00626046"/>
    <w:rsid w:val="006261D2"/>
    <w:rsid w:val="006267BC"/>
    <w:rsid w:val="00626AA1"/>
    <w:rsid w:val="006270EC"/>
    <w:rsid w:val="00627156"/>
    <w:rsid w:val="006273B0"/>
    <w:rsid w:val="006279DA"/>
    <w:rsid w:val="00627A68"/>
    <w:rsid w:val="006300CA"/>
    <w:rsid w:val="00630392"/>
    <w:rsid w:val="00630BAF"/>
    <w:rsid w:val="00630E9E"/>
    <w:rsid w:val="00630F3B"/>
    <w:rsid w:val="0063132D"/>
    <w:rsid w:val="0063153E"/>
    <w:rsid w:val="00631D55"/>
    <w:rsid w:val="0063249C"/>
    <w:rsid w:val="00632790"/>
    <w:rsid w:val="006333B8"/>
    <w:rsid w:val="006334EE"/>
    <w:rsid w:val="006337C0"/>
    <w:rsid w:val="0063383B"/>
    <w:rsid w:val="00633C49"/>
    <w:rsid w:val="00633E1E"/>
    <w:rsid w:val="0063422C"/>
    <w:rsid w:val="00634384"/>
    <w:rsid w:val="00634440"/>
    <w:rsid w:val="0063458C"/>
    <w:rsid w:val="00634683"/>
    <w:rsid w:val="006352BB"/>
    <w:rsid w:val="006352E5"/>
    <w:rsid w:val="00635438"/>
    <w:rsid w:val="00635E88"/>
    <w:rsid w:val="0063608E"/>
    <w:rsid w:val="006366DD"/>
    <w:rsid w:val="00636777"/>
    <w:rsid w:val="0063678F"/>
    <w:rsid w:val="00636BF8"/>
    <w:rsid w:val="00636F03"/>
    <w:rsid w:val="0063768D"/>
    <w:rsid w:val="006377B9"/>
    <w:rsid w:val="00637A62"/>
    <w:rsid w:val="00637BC5"/>
    <w:rsid w:val="00637CF4"/>
    <w:rsid w:val="00637E24"/>
    <w:rsid w:val="00640C3F"/>
    <w:rsid w:val="00641095"/>
    <w:rsid w:val="00641EB6"/>
    <w:rsid w:val="0064218F"/>
    <w:rsid w:val="00642433"/>
    <w:rsid w:val="006425C9"/>
    <w:rsid w:val="006429FD"/>
    <w:rsid w:val="00642D5B"/>
    <w:rsid w:val="00642F1C"/>
    <w:rsid w:val="0064332E"/>
    <w:rsid w:val="00643DB9"/>
    <w:rsid w:val="00643EF2"/>
    <w:rsid w:val="006440D7"/>
    <w:rsid w:val="00644119"/>
    <w:rsid w:val="006445BA"/>
    <w:rsid w:val="00644730"/>
    <w:rsid w:val="006447AD"/>
    <w:rsid w:val="00644844"/>
    <w:rsid w:val="00644894"/>
    <w:rsid w:val="0064490E"/>
    <w:rsid w:val="00645B0B"/>
    <w:rsid w:val="00645B9C"/>
    <w:rsid w:val="00645BA8"/>
    <w:rsid w:val="00645C60"/>
    <w:rsid w:val="006466AB"/>
    <w:rsid w:val="00646905"/>
    <w:rsid w:val="00646B22"/>
    <w:rsid w:val="00646BE4"/>
    <w:rsid w:val="00646C68"/>
    <w:rsid w:val="00646D15"/>
    <w:rsid w:val="00646ECE"/>
    <w:rsid w:val="00647090"/>
    <w:rsid w:val="00647660"/>
    <w:rsid w:val="006476EF"/>
    <w:rsid w:val="006477E2"/>
    <w:rsid w:val="00647A4A"/>
    <w:rsid w:val="00647A7A"/>
    <w:rsid w:val="00647BEC"/>
    <w:rsid w:val="006506E7"/>
    <w:rsid w:val="006509F7"/>
    <w:rsid w:val="00650BAC"/>
    <w:rsid w:val="00651AD5"/>
    <w:rsid w:val="00651B26"/>
    <w:rsid w:val="00651EB5"/>
    <w:rsid w:val="00651F49"/>
    <w:rsid w:val="00651F9B"/>
    <w:rsid w:val="0065216C"/>
    <w:rsid w:val="00652341"/>
    <w:rsid w:val="006526A6"/>
    <w:rsid w:val="00652B74"/>
    <w:rsid w:val="00652BA1"/>
    <w:rsid w:val="00652BEC"/>
    <w:rsid w:val="00652D06"/>
    <w:rsid w:val="00653534"/>
    <w:rsid w:val="006537E1"/>
    <w:rsid w:val="00653FAF"/>
    <w:rsid w:val="00654118"/>
    <w:rsid w:val="006546CC"/>
    <w:rsid w:val="0065485B"/>
    <w:rsid w:val="00654C5D"/>
    <w:rsid w:val="00654C9C"/>
    <w:rsid w:val="006553E0"/>
    <w:rsid w:val="006555F0"/>
    <w:rsid w:val="00655EAA"/>
    <w:rsid w:val="00655EF5"/>
    <w:rsid w:val="0065603B"/>
    <w:rsid w:val="0065616B"/>
    <w:rsid w:val="00656225"/>
    <w:rsid w:val="00656512"/>
    <w:rsid w:val="006565BE"/>
    <w:rsid w:val="00656783"/>
    <w:rsid w:val="006568BF"/>
    <w:rsid w:val="00656AF0"/>
    <w:rsid w:val="00656B32"/>
    <w:rsid w:val="00656B48"/>
    <w:rsid w:val="00656C99"/>
    <w:rsid w:val="00656F6E"/>
    <w:rsid w:val="006570F3"/>
    <w:rsid w:val="00657409"/>
    <w:rsid w:val="0065740D"/>
    <w:rsid w:val="006578C7"/>
    <w:rsid w:val="00657C41"/>
    <w:rsid w:val="00660003"/>
    <w:rsid w:val="0066009D"/>
    <w:rsid w:val="00660241"/>
    <w:rsid w:val="006608D4"/>
    <w:rsid w:val="0066093B"/>
    <w:rsid w:val="00660CA0"/>
    <w:rsid w:val="00660F1B"/>
    <w:rsid w:val="006613F7"/>
    <w:rsid w:val="00661556"/>
    <w:rsid w:val="006617F0"/>
    <w:rsid w:val="0066192D"/>
    <w:rsid w:val="00661B7E"/>
    <w:rsid w:val="00661BB5"/>
    <w:rsid w:val="00661E48"/>
    <w:rsid w:val="00662578"/>
    <w:rsid w:val="00662616"/>
    <w:rsid w:val="006628A1"/>
    <w:rsid w:val="00662C73"/>
    <w:rsid w:val="00662E70"/>
    <w:rsid w:val="0066310B"/>
    <w:rsid w:val="006636D0"/>
    <w:rsid w:val="0066372D"/>
    <w:rsid w:val="00663AD4"/>
    <w:rsid w:val="00663AF7"/>
    <w:rsid w:val="00664034"/>
    <w:rsid w:val="0066438F"/>
    <w:rsid w:val="006643F9"/>
    <w:rsid w:val="0066492A"/>
    <w:rsid w:val="00664A0A"/>
    <w:rsid w:val="00664A9D"/>
    <w:rsid w:val="00664E20"/>
    <w:rsid w:val="00664EB5"/>
    <w:rsid w:val="00665442"/>
    <w:rsid w:val="00665652"/>
    <w:rsid w:val="0066587D"/>
    <w:rsid w:val="00665940"/>
    <w:rsid w:val="006659A5"/>
    <w:rsid w:val="00665AE1"/>
    <w:rsid w:val="00665B73"/>
    <w:rsid w:val="006660CB"/>
    <w:rsid w:val="00666304"/>
    <w:rsid w:val="006663CA"/>
    <w:rsid w:val="006669F8"/>
    <w:rsid w:val="00666B9A"/>
    <w:rsid w:val="00666D76"/>
    <w:rsid w:val="00667285"/>
    <w:rsid w:val="006675D0"/>
    <w:rsid w:val="0066766C"/>
    <w:rsid w:val="0066780D"/>
    <w:rsid w:val="00667836"/>
    <w:rsid w:val="00667AF6"/>
    <w:rsid w:val="00667B92"/>
    <w:rsid w:val="00667E56"/>
    <w:rsid w:val="00667EA1"/>
    <w:rsid w:val="006701A1"/>
    <w:rsid w:val="006704BA"/>
    <w:rsid w:val="00670F10"/>
    <w:rsid w:val="00670F6D"/>
    <w:rsid w:val="00670FAF"/>
    <w:rsid w:val="006712E6"/>
    <w:rsid w:val="00671A77"/>
    <w:rsid w:val="00671B7C"/>
    <w:rsid w:val="006726B0"/>
    <w:rsid w:val="00672C6C"/>
    <w:rsid w:val="0067339A"/>
    <w:rsid w:val="00673494"/>
    <w:rsid w:val="00673BE1"/>
    <w:rsid w:val="0067423C"/>
    <w:rsid w:val="006743A9"/>
    <w:rsid w:val="00674C98"/>
    <w:rsid w:val="00674CD4"/>
    <w:rsid w:val="00674F70"/>
    <w:rsid w:val="00675172"/>
    <w:rsid w:val="0067571A"/>
    <w:rsid w:val="006757C8"/>
    <w:rsid w:val="00675E28"/>
    <w:rsid w:val="00676329"/>
    <w:rsid w:val="006765D5"/>
    <w:rsid w:val="00676E52"/>
    <w:rsid w:val="00676F34"/>
    <w:rsid w:val="00677072"/>
    <w:rsid w:val="0067722C"/>
    <w:rsid w:val="00677717"/>
    <w:rsid w:val="00677A86"/>
    <w:rsid w:val="00677E89"/>
    <w:rsid w:val="00677F36"/>
    <w:rsid w:val="006802FA"/>
    <w:rsid w:val="00680A30"/>
    <w:rsid w:val="00680E2B"/>
    <w:rsid w:val="00680EDA"/>
    <w:rsid w:val="00680F34"/>
    <w:rsid w:val="00680FE8"/>
    <w:rsid w:val="00681778"/>
    <w:rsid w:val="00681DB1"/>
    <w:rsid w:val="00681E2F"/>
    <w:rsid w:val="00681EA9"/>
    <w:rsid w:val="00681FC5"/>
    <w:rsid w:val="00682252"/>
    <w:rsid w:val="006824EE"/>
    <w:rsid w:val="006827C7"/>
    <w:rsid w:val="00682CD1"/>
    <w:rsid w:val="00682D58"/>
    <w:rsid w:val="00682E3C"/>
    <w:rsid w:val="00683361"/>
    <w:rsid w:val="00683D7B"/>
    <w:rsid w:val="00683EA4"/>
    <w:rsid w:val="00684015"/>
    <w:rsid w:val="00684052"/>
    <w:rsid w:val="006841ED"/>
    <w:rsid w:val="006847A3"/>
    <w:rsid w:val="00684AE6"/>
    <w:rsid w:val="00684CC9"/>
    <w:rsid w:val="00685301"/>
    <w:rsid w:val="006858D2"/>
    <w:rsid w:val="00685BBF"/>
    <w:rsid w:val="00686060"/>
    <w:rsid w:val="00686223"/>
    <w:rsid w:val="00686266"/>
    <w:rsid w:val="00686427"/>
    <w:rsid w:val="006869C6"/>
    <w:rsid w:val="0068722C"/>
    <w:rsid w:val="0068778D"/>
    <w:rsid w:val="006879AE"/>
    <w:rsid w:val="006879E3"/>
    <w:rsid w:val="00687C2A"/>
    <w:rsid w:val="00687CB1"/>
    <w:rsid w:val="0069018C"/>
    <w:rsid w:val="00690279"/>
    <w:rsid w:val="006902C7"/>
    <w:rsid w:val="00690B04"/>
    <w:rsid w:val="00690BAA"/>
    <w:rsid w:val="00690C15"/>
    <w:rsid w:val="00690CC1"/>
    <w:rsid w:val="00690D25"/>
    <w:rsid w:val="00690E82"/>
    <w:rsid w:val="00691120"/>
    <w:rsid w:val="006912CF"/>
    <w:rsid w:val="0069136D"/>
    <w:rsid w:val="0069146C"/>
    <w:rsid w:val="006917F2"/>
    <w:rsid w:val="00691C03"/>
    <w:rsid w:val="00691D8B"/>
    <w:rsid w:val="006920C8"/>
    <w:rsid w:val="006923C5"/>
    <w:rsid w:val="006925C6"/>
    <w:rsid w:val="0069296D"/>
    <w:rsid w:val="00692C04"/>
    <w:rsid w:val="00692F2B"/>
    <w:rsid w:val="00692FD3"/>
    <w:rsid w:val="0069303D"/>
    <w:rsid w:val="006936E6"/>
    <w:rsid w:val="00693744"/>
    <w:rsid w:val="006937C5"/>
    <w:rsid w:val="00693C9A"/>
    <w:rsid w:val="00693FAC"/>
    <w:rsid w:val="00694001"/>
    <w:rsid w:val="006940F7"/>
    <w:rsid w:val="00694462"/>
    <w:rsid w:val="006949D9"/>
    <w:rsid w:val="006949F8"/>
    <w:rsid w:val="00694C84"/>
    <w:rsid w:val="00694C87"/>
    <w:rsid w:val="00694F50"/>
    <w:rsid w:val="00695829"/>
    <w:rsid w:val="00695D06"/>
    <w:rsid w:val="00695E22"/>
    <w:rsid w:val="00696010"/>
    <w:rsid w:val="006968BC"/>
    <w:rsid w:val="00696BBA"/>
    <w:rsid w:val="00696DDE"/>
    <w:rsid w:val="00696E26"/>
    <w:rsid w:val="00696F5C"/>
    <w:rsid w:val="006971F5"/>
    <w:rsid w:val="006976BD"/>
    <w:rsid w:val="006978BE"/>
    <w:rsid w:val="006A01FF"/>
    <w:rsid w:val="006A034D"/>
    <w:rsid w:val="006A03D9"/>
    <w:rsid w:val="006A05DC"/>
    <w:rsid w:val="006A05E8"/>
    <w:rsid w:val="006A092D"/>
    <w:rsid w:val="006A0CF3"/>
    <w:rsid w:val="006A0D31"/>
    <w:rsid w:val="006A0F83"/>
    <w:rsid w:val="006A11B2"/>
    <w:rsid w:val="006A1546"/>
    <w:rsid w:val="006A19E4"/>
    <w:rsid w:val="006A2144"/>
    <w:rsid w:val="006A24CE"/>
    <w:rsid w:val="006A2529"/>
    <w:rsid w:val="006A2659"/>
    <w:rsid w:val="006A27FE"/>
    <w:rsid w:val="006A2A93"/>
    <w:rsid w:val="006A2C6D"/>
    <w:rsid w:val="006A3037"/>
    <w:rsid w:val="006A347B"/>
    <w:rsid w:val="006A3489"/>
    <w:rsid w:val="006A37A5"/>
    <w:rsid w:val="006A3880"/>
    <w:rsid w:val="006A390B"/>
    <w:rsid w:val="006A3A14"/>
    <w:rsid w:val="006A3F1D"/>
    <w:rsid w:val="006A4034"/>
    <w:rsid w:val="006A4203"/>
    <w:rsid w:val="006A4389"/>
    <w:rsid w:val="006A457A"/>
    <w:rsid w:val="006A47DF"/>
    <w:rsid w:val="006A4A8E"/>
    <w:rsid w:val="006A4B6F"/>
    <w:rsid w:val="006A4C02"/>
    <w:rsid w:val="006A4C79"/>
    <w:rsid w:val="006A4D0E"/>
    <w:rsid w:val="006A4EB7"/>
    <w:rsid w:val="006A55EA"/>
    <w:rsid w:val="006A5D0F"/>
    <w:rsid w:val="006A5F71"/>
    <w:rsid w:val="006A627C"/>
    <w:rsid w:val="006A6296"/>
    <w:rsid w:val="006A6ACC"/>
    <w:rsid w:val="006A6BCB"/>
    <w:rsid w:val="006A6F0E"/>
    <w:rsid w:val="006A7D09"/>
    <w:rsid w:val="006B07B9"/>
    <w:rsid w:val="006B0D3F"/>
    <w:rsid w:val="006B0E74"/>
    <w:rsid w:val="006B102A"/>
    <w:rsid w:val="006B1492"/>
    <w:rsid w:val="006B1A06"/>
    <w:rsid w:val="006B1BBE"/>
    <w:rsid w:val="006B1D9E"/>
    <w:rsid w:val="006B1F91"/>
    <w:rsid w:val="006B21BD"/>
    <w:rsid w:val="006B2432"/>
    <w:rsid w:val="006B24CF"/>
    <w:rsid w:val="006B280D"/>
    <w:rsid w:val="006B28E0"/>
    <w:rsid w:val="006B2932"/>
    <w:rsid w:val="006B29C3"/>
    <w:rsid w:val="006B2BD9"/>
    <w:rsid w:val="006B2DE2"/>
    <w:rsid w:val="006B2F75"/>
    <w:rsid w:val="006B3470"/>
    <w:rsid w:val="006B3529"/>
    <w:rsid w:val="006B3615"/>
    <w:rsid w:val="006B3696"/>
    <w:rsid w:val="006B376F"/>
    <w:rsid w:val="006B3A2E"/>
    <w:rsid w:val="006B3C05"/>
    <w:rsid w:val="006B3CC2"/>
    <w:rsid w:val="006B3DD3"/>
    <w:rsid w:val="006B42B0"/>
    <w:rsid w:val="006B489A"/>
    <w:rsid w:val="006B4FB3"/>
    <w:rsid w:val="006B5645"/>
    <w:rsid w:val="006B5CBB"/>
    <w:rsid w:val="006B5CDA"/>
    <w:rsid w:val="006B631E"/>
    <w:rsid w:val="006B649E"/>
    <w:rsid w:val="006B688A"/>
    <w:rsid w:val="006B689D"/>
    <w:rsid w:val="006B6C8F"/>
    <w:rsid w:val="006B75FE"/>
    <w:rsid w:val="006B77D5"/>
    <w:rsid w:val="006B78D5"/>
    <w:rsid w:val="006B7AE1"/>
    <w:rsid w:val="006B7FCF"/>
    <w:rsid w:val="006C0136"/>
    <w:rsid w:val="006C02B1"/>
    <w:rsid w:val="006C06B4"/>
    <w:rsid w:val="006C08F5"/>
    <w:rsid w:val="006C0A2E"/>
    <w:rsid w:val="006C0A31"/>
    <w:rsid w:val="006C0BF1"/>
    <w:rsid w:val="006C0D6D"/>
    <w:rsid w:val="006C1020"/>
    <w:rsid w:val="006C129F"/>
    <w:rsid w:val="006C13BE"/>
    <w:rsid w:val="006C18C1"/>
    <w:rsid w:val="006C1AC2"/>
    <w:rsid w:val="006C1F82"/>
    <w:rsid w:val="006C2147"/>
    <w:rsid w:val="006C21C8"/>
    <w:rsid w:val="006C25AD"/>
    <w:rsid w:val="006C289E"/>
    <w:rsid w:val="006C28ED"/>
    <w:rsid w:val="006C2A7C"/>
    <w:rsid w:val="006C2E83"/>
    <w:rsid w:val="006C3214"/>
    <w:rsid w:val="006C396B"/>
    <w:rsid w:val="006C3AE3"/>
    <w:rsid w:val="006C3D5E"/>
    <w:rsid w:val="006C3E31"/>
    <w:rsid w:val="006C3E73"/>
    <w:rsid w:val="006C4D6E"/>
    <w:rsid w:val="006C4E7E"/>
    <w:rsid w:val="006C51B0"/>
    <w:rsid w:val="006C51C0"/>
    <w:rsid w:val="006C52F5"/>
    <w:rsid w:val="006C5943"/>
    <w:rsid w:val="006C5BA6"/>
    <w:rsid w:val="006C5C15"/>
    <w:rsid w:val="006C6024"/>
    <w:rsid w:val="006C62AA"/>
    <w:rsid w:val="006C633C"/>
    <w:rsid w:val="006C6A03"/>
    <w:rsid w:val="006C6D60"/>
    <w:rsid w:val="006C6F6E"/>
    <w:rsid w:val="006C705B"/>
    <w:rsid w:val="006C70CF"/>
    <w:rsid w:val="006C714B"/>
    <w:rsid w:val="006C739F"/>
    <w:rsid w:val="006C7520"/>
    <w:rsid w:val="006C755F"/>
    <w:rsid w:val="006C7753"/>
    <w:rsid w:val="006C7AD4"/>
    <w:rsid w:val="006C7B02"/>
    <w:rsid w:val="006C7E54"/>
    <w:rsid w:val="006C7F60"/>
    <w:rsid w:val="006D04B2"/>
    <w:rsid w:val="006D0D17"/>
    <w:rsid w:val="006D0DB8"/>
    <w:rsid w:val="006D11FD"/>
    <w:rsid w:val="006D16C1"/>
    <w:rsid w:val="006D16E4"/>
    <w:rsid w:val="006D183B"/>
    <w:rsid w:val="006D19F5"/>
    <w:rsid w:val="006D1D58"/>
    <w:rsid w:val="006D1FE5"/>
    <w:rsid w:val="006D247F"/>
    <w:rsid w:val="006D25E7"/>
    <w:rsid w:val="006D2B69"/>
    <w:rsid w:val="006D2F64"/>
    <w:rsid w:val="006D331F"/>
    <w:rsid w:val="006D35D4"/>
    <w:rsid w:val="006D37A5"/>
    <w:rsid w:val="006D3804"/>
    <w:rsid w:val="006D3887"/>
    <w:rsid w:val="006D38C1"/>
    <w:rsid w:val="006D3BB1"/>
    <w:rsid w:val="006D3C2D"/>
    <w:rsid w:val="006D3D65"/>
    <w:rsid w:val="006D3DC9"/>
    <w:rsid w:val="006D4408"/>
    <w:rsid w:val="006D4933"/>
    <w:rsid w:val="006D4BB3"/>
    <w:rsid w:val="006D5023"/>
    <w:rsid w:val="006D5054"/>
    <w:rsid w:val="006D5590"/>
    <w:rsid w:val="006D5856"/>
    <w:rsid w:val="006D5BCC"/>
    <w:rsid w:val="006D5E6E"/>
    <w:rsid w:val="006D611D"/>
    <w:rsid w:val="006D61AE"/>
    <w:rsid w:val="006D63D6"/>
    <w:rsid w:val="006D6447"/>
    <w:rsid w:val="006D6533"/>
    <w:rsid w:val="006D655B"/>
    <w:rsid w:val="006D68CC"/>
    <w:rsid w:val="006D6EF4"/>
    <w:rsid w:val="006D73D2"/>
    <w:rsid w:val="006D77A4"/>
    <w:rsid w:val="006D79D8"/>
    <w:rsid w:val="006D7B26"/>
    <w:rsid w:val="006E012D"/>
    <w:rsid w:val="006E055C"/>
    <w:rsid w:val="006E0944"/>
    <w:rsid w:val="006E095D"/>
    <w:rsid w:val="006E09AA"/>
    <w:rsid w:val="006E0AFA"/>
    <w:rsid w:val="006E0CA7"/>
    <w:rsid w:val="006E0E2B"/>
    <w:rsid w:val="006E13DA"/>
    <w:rsid w:val="006E1512"/>
    <w:rsid w:val="006E1883"/>
    <w:rsid w:val="006E1DB7"/>
    <w:rsid w:val="006E1DEC"/>
    <w:rsid w:val="006E1DFD"/>
    <w:rsid w:val="006E1F1B"/>
    <w:rsid w:val="006E2201"/>
    <w:rsid w:val="006E24A8"/>
    <w:rsid w:val="006E27A6"/>
    <w:rsid w:val="006E2A7E"/>
    <w:rsid w:val="006E2C5F"/>
    <w:rsid w:val="006E2E63"/>
    <w:rsid w:val="006E31C3"/>
    <w:rsid w:val="006E34AC"/>
    <w:rsid w:val="006E37CB"/>
    <w:rsid w:val="006E38F6"/>
    <w:rsid w:val="006E3972"/>
    <w:rsid w:val="006E3A2C"/>
    <w:rsid w:val="006E3C3B"/>
    <w:rsid w:val="006E3DB1"/>
    <w:rsid w:val="006E4080"/>
    <w:rsid w:val="006E48AC"/>
    <w:rsid w:val="006E4D27"/>
    <w:rsid w:val="006E4D5E"/>
    <w:rsid w:val="006E5346"/>
    <w:rsid w:val="006E5464"/>
    <w:rsid w:val="006E643E"/>
    <w:rsid w:val="006E64B4"/>
    <w:rsid w:val="006E695D"/>
    <w:rsid w:val="006E6C8A"/>
    <w:rsid w:val="006E6C97"/>
    <w:rsid w:val="006E6DA6"/>
    <w:rsid w:val="006E6DB1"/>
    <w:rsid w:val="006E70E9"/>
    <w:rsid w:val="006E713C"/>
    <w:rsid w:val="006E713F"/>
    <w:rsid w:val="006E730C"/>
    <w:rsid w:val="006E736E"/>
    <w:rsid w:val="006E7D43"/>
    <w:rsid w:val="006F08C2"/>
    <w:rsid w:val="006F0BC1"/>
    <w:rsid w:val="006F0EB9"/>
    <w:rsid w:val="006F19DB"/>
    <w:rsid w:val="006F1D70"/>
    <w:rsid w:val="006F21FB"/>
    <w:rsid w:val="006F226D"/>
    <w:rsid w:val="006F246B"/>
    <w:rsid w:val="006F2630"/>
    <w:rsid w:val="006F275C"/>
    <w:rsid w:val="006F295A"/>
    <w:rsid w:val="006F2CA3"/>
    <w:rsid w:val="006F354A"/>
    <w:rsid w:val="006F3E1E"/>
    <w:rsid w:val="006F3E7E"/>
    <w:rsid w:val="006F4070"/>
    <w:rsid w:val="006F4237"/>
    <w:rsid w:val="006F4436"/>
    <w:rsid w:val="006F4E30"/>
    <w:rsid w:val="006F5C97"/>
    <w:rsid w:val="006F62BD"/>
    <w:rsid w:val="006F6346"/>
    <w:rsid w:val="006F65AF"/>
    <w:rsid w:val="006F69F6"/>
    <w:rsid w:val="006F6E9F"/>
    <w:rsid w:val="006F6F50"/>
    <w:rsid w:val="006F70C4"/>
    <w:rsid w:val="006F7168"/>
    <w:rsid w:val="006F799B"/>
    <w:rsid w:val="006F7DA9"/>
    <w:rsid w:val="006F7E22"/>
    <w:rsid w:val="006F7FA8"/>
    <w:rsid w:val="007000F4"/>
    <w:rsid w:val="00700114"/>
    <w:rsid w:val="0070039F"/>
    <w:rsid w:val="007005E4"/>
    <w:rsid w:val="00700BE0"/>
    <w:rsid w:val="00700C49"/>
    <w:rsid w:val="0070107F"/>
    <w:rsid w:val="007010A5"/>
    <w:rsid w:val="007011EC"/>
    <w:rsid w:val="00701214"/>
    <w:rsid w:val="007013FC"/>
    <w:rsid w:val="00701471"/>
    <w:rsid w:val="007014B9"/>
    <w:rsid w:val="00701B83"/>
    <w:rsid w:val="00701CAA"/>
    <w:rsid w:val="00701D4D"/>
    <w:rsid w:val="00702283"/>
    <w:rsid w:val="00702723"/>
    <w:rsid w:val="007029FE"/>
    <w:rsid w:val="007032C2"/>
    <w:rsid w:val="0070342F"/>
    <w:rsid w:val="00703A67"/>
    <w:rsid w:val="00703C14"/>
    <w:rsid w:val="00703D05"/>
    <w:rsid w:val="00703E84"/>
    <w:rsid w:val="00704109"/>
    <w:rsid w:val="0070413B"/>
    <w:rsid w:val="0070421E"/>
    <w:rsid w:val="0070446F"/>
    <w:rsid w:val="00704488"/>
    <w:rsid w:val="0070457F"/>
    <w:rsid w:val="00704F2B"/>
    <w:rsid w:val="00705826"/>
    <w:rsid w:val="007058AC"/>
    <w:rsid w:val="0070595E"/>
    <w:rsid w:val="00705A7A"/>
    <w:rsid w:val="00705D83"/>
    <w:rsid w:val="0070610E"/>
    <w:rsid w:val="00706358"/>
    <w:rsid w:val="007065AC"/>
    <w:rsid w:val="007067FC"/>
    <w:rsid w:val="00706935"/>
    <w:rsid w:val="00706B2B"/>
    <w:rsid w:val="00706B43"/>
    <w:rsid w:val="00706C7C"/>
    <w:rsid w:val="00706CC5"/>
    <w:rsid w:val="00707971"/>
    <w:rsid w:val="00707AB4"/>
    <w:rsid w:val="00707EF8"/>
    <w:rsid w:val="0071014F"/>
    <w:rsid w:val="0071036B"/>
    <w:rsid w:val="007105A9"/>
    <w:rsid w:val="00710E20"/>
    <w:rsid w:val="00710EDA"/>
    <w:rsid w:val="00710F5E"/>
    <w:rsid w:val="007111B8"/>
    <w:rsid w:val="007113A1"/>
    <w:rsid w:val="007114FB"/>
    <w:rsid w:val="0071164C"/>
    <w:rsid w:val="00711E9C"/>
    <w:rsid w:val="00712158"/>
    <w:rsid w:val="00712504"/>
    <w:rsid w:val="00712664"/>
    <w:rsid w:val="00712E0C"/>
    <w:rsid w:val="00712E70"/>
    <w:rsid w:val="0071308B"/>
    <w:rsid w:val="007130F8"/>
    <w:rsid w:val="00713557"/>
    <w:rsid w:val="007138C8"/>
    <w:rsid w:val="00713BA7"/>
    <w:rsid w:val="00713E53"/>
    <w:rsid w:val="007147CD"/>
    <w:rsid w:val="00714878"/>
    <w:rsid w:val="00714A4E"/>
    <w:rsid w:val="00714C53"/>
    <w:rsid w:val="00714FEB"/>
    <w:rsid w:val="007152F8"/>
    <w:rsid w:val="0071549E"/>
    <w:rsid w:val="0071559E"/>
    <w:rsid w:val="00715823"/>
    <w:rsid w:val="0071591F"/>
    <w:rsid w:val="00715958"/>
    <w:rsid w:val="00715A26"/>
    <w:rsid w:val="0071622C"/>
    <w:rsid w:val="007162FC"/>
    <w:rsid w:val="007163EA"/>
    <w:rsid w:val="0071641A"/>
    <w:rsid w:val="00716BAF"/>
    <w:rsid w:val="00716EB8"/>
    <w:rsid w:val="00716EFF"/>
    <w:rsid w:val="007171EF"/>
    <w:rsid w:val="007172D9"/>
    <w:rsid w:val="007175E2"/>
    <w:rsid w:val="00717700"/>
    <w:rsid w:val="00717D73"/>
    <w:rsid w:val="0072039F"/>
    <w:rsid w:val="00720746"/>
    <w:rsid w:val="00720D3A"/>
    <w:rsid w:val="00720D6E"/>
    <w:rsid w:val="00720EF4"/>
    <w:rsid w:val="00721021"/>
    <w:rsid w:val="00721277"/>
    <w:rsid w:val="0072136C"/>
    <w:rsid w:val="00721399"/>
    <w:rsid w:val="00721BD5"/>
    <w:rsid w:val="00721C1B"/>
    <w:rsid w:val="0072268D"/>
    <w:rsid w:val="007227B9"/>
    <w:rsid w:val="00722E5F"/>
    <w:rsid w:val="00722EF6"/>
    <w:rsid w:val="007230C1"/>
    <w:rsid w:val="00723363"/>
    <w:rsid w:val="007235CB"/>
    <w:rsid w:val="00723687"/>
    <w:rsid w:val="00723847"/>
    <w:rsid w:val="00723E98"/>
    <w:rsid w:val="00724302"/>
    <w:rsid w:val="00724554"/>
    <w:rsid w:val="0072460A"/>
    <w:rsid w:val="00724BE7"/>
    <w:rsid w:val="00724EC6"/>
    <w:rsid w:val="00724EFD"/>
    <w:rsid w:val="007255DD"/>
    <w:rsid w:val="007257DB"/>
    <w:rsid w:val="00725BB9"/>
    <w:rsid w:val="007261DE"/>
    <w:rsid w:val="00726665"/>
    <w:rsid w:val="00726938"/>
    <w:rsid w:val="007269D3"/>
    <w:rsid w:val="00726F27"/>
    <w:rsid w:val="00727056"/>
    <w:rsid w:val="00727098"/>
    <w:rsid w:val="00727106"/>
    <w:rsid w:val="007273E8"/>
    <w:rsid w:val="00727708"/>
    <w:rsid w:val="0072773F"/>
    <w:rsid w:val="007277B8"/>
    <w:rsid w:val="007277C8"/>
    <w:rsid w:val="0072795B"/>
    <w:rsid w:val="007279F9"/>
    <w:rsid w:val="00727A0A"/>
    <w:rsid w:val="00727F48"/>
    <w:rsid w:val="007300BE"/>
    <w:rsid w:val="00730409"/>
    <w:rsid w:val="00730C18"/>
    <w:rsid w:val="00730C46"/>
    <w:rsid w:val="00730DD7"/>
    <w:rsid w:val="00730E53"/>
    <w:rsid w:val="0073126C"/>
    <w:rsid w:val="007314B5"/>
    <w:rsid w:val="00731B6C"/>
    <w:rsid w:val="00731CA4"/>
    <w:rsid w:val="007322AE"/>
    <w:rsid w:val="00732858"/>
    <w:rsid w:val="007329AD"/>
    <w:rsid w:val="007329E8"/>
    <w:rsid w:val="00732CBE"/>
    <w:rsid w:val="0073346F"/>
    <w:rsid w:val="00733499"/>
    <w:rsid w:val="00733620"/>
    <w:rsid w:val="007336E2"/>
    <w:rsid w:val="007337B3"/>
    <w:rsid w:val="007338AD"/>
    <w:rsid w:val="00733A24"/>
    <w:rsid w:val="00733B8C"/>
    <w:rsid w:val="00733EF9"/>
    <w:rsid w:val="007344E2"/>
    <w:rsid w:val="007346F0"/>
    <w:rsid w:val="00734899"/>
    <w:rsid w:val="00734B42"/>
    <w:rsid w:val="00734BE6"/>
    <w:rsid w:val="00735020"/>
    <w:rsid w:val="007350FA"/>
    <w:rsid w:val="0073542A"/>
    <w:rsid w:val="00735694"/>
    <w:rsid w:val="007356DF"/>
    <w:rsid w:val="0073623B"/>
    <w:rsid w:val="007363E5"/>
    <w:rsid w:val="007364C6"/>
    <w:rsid w:val="007365E5"/>
    <w:rsid w:val="00736997"/>
    <w:rsid w:val="00736F83"/>
    <w:rsid w:val="0073717C"/>
    <w:rsid w:val="007376D9"/>
    <w:rsid w:val="00737A69"/>
    <w:rsid w:val="00737BD4"/>
    <w:rsid w:val="00737E4A"/>
    <w:rsid w:val="0074062F"/>
    <w:rsid w:val="00740635"/>
    <w:rsid w:val="0074092A"/>
    <w:rsid w:val="00740942"/>
    <w:rsid w:val="00741274"/>
    <w:rsid w:val="0074134C"/>
    <w:rsid w:val="00741525"/>
    <w:rsid w:val="0074152A"/>
    <w:rsid w:val="007416E4"/>
    <w:rsid w:val="00741DD6"/>
    <w:rsid w:val="007425D2"/>
    <w:rsid w:val="007426E8"/>
    <w:rsid w:val="007428E6"/>
    <w:rsid w:val="00742A6A"/>
    <w:rsid w:val="007431B3"/>
    <w:rsid w:val="00743849"/>
    <w:rsid w:val="00743BF3"/>
    <w:rsid w:val="00743CA9"/>
    <w:rsid w:val="00743ED6"/>
    <w:rsid w:val="00744019"/>
    <w:rsid w:val="00744138"/>
    <w:rsid w:val="0074453B"/>
    <w:rsid w:val="007446F8"/>
    <w:rsid w:val="007448FE"/>
    <w:rsid w:val="0074490E"/>
    <w:rsid w:val="007449C5"/>
    <w:rsid w:val="00744E3E"/>
    <w:rsid w:val="0074517E"/>
    <w:rsid w:val="0074532E"/>
    <w:rsid w:val="00745731"/>
    <w:rsid w:val="00745746"/>
    <w:rsid w:val="00745814"/>
    <w:rsid w:val="007458B9"/>
    <w:rsid w:val="00745A86"/>
    <w:rsid w:val="00745EF1"/>
    <w:rsid w:val="00746252"/>
    <w:rsid w:val="00746295"/>
    <w:rsid w:val="007463F9"/>
    <w:rsid w:val="007465FB"/>
    <w:rsid w:val="00746FE5"/>
    <w:rsid w:val="007470A4"/>
    <w:rsid w:val="00747364"/>
    <w:rsid w:val="00747725"/>
    <w:rsid w:val="007478B2"/>
    <w:rsid w:val="00747BC2"/>
    <w:rsid w:val="00747E20"/>
    <w:rsid w:val="0075028C"/>
    <w:rsid w:val="0075043E"/>
    <w:rsid w:val="0075060A"/>
    <w:rsid w:val="00750738"/>
    <w:rsid w:val="007507C0"/>
    <w:rsid w:val="00750CD4"/>
    <w:rsid w:val="00751306"/>
    <w:rsid w:val="007517A6"/>
    <w:rsid w:val="007519A5"/>
    <w:rsid w:val="00751B43"/>
    <w:rsid w:val="00751C9F"/>
    <w:rsid w:val="0075230B"/>
    <w:rsid w:val="0075249A"/>
    <w:rsid w:val="00752632"/>
    <w:rsid w:val="00752684"/>
    <w:rsid w:val="007528CF"/>
    <w:rsid w:val="00752D25"/>
    <w:rsid w:val="00753334"/>
    <w:rsid w:val="00754393"/>
    <w:rsid w:val="007544A4"/>
    <w:rsid w:val="00754534"/>
    <w:rsid w:val="007546D2"/>
    <w:rsid w:val="00754965"/>
    <w:rsid w:val="00754A26"/>
    <w:rsid w:val="00754B7F"/>
    <w:rsid w:val="00754ED4"/>
    <w:rsid w:val="00755012"/>
    <w:rsid w:val="0075549A"/>
    <w:rsid w:val="00755F79"/>
    <w:rsid w:val="0075630E"/>
    <w:rsid w:val="007563EB"/>
    <w:rsid w:val="00756BD8"/>
    <w:rsid w:val="00757334"/>
    <w:rsid w:val="00757736"/>
    <w:rsid w:val="00757954"/>
    <w:rsid w:val="00757B06"/>
    <w:rsid w:val="00757CBC"/>
    <w:rsid w:val="00757EA6"/>
    <w:rsid w:val="00760BA5"/>
    <w:rsid w:val="00760C1D"/>
    <w:rsid w:val="00760EEE"/>
    <w:rsid w:val="00761030"/>
    <w:rsid w:val="007610FC"/>
    <w:rsid w:val="00761128"/>
    <w:rsid w:val="007615C2"/>
    <w:rsid w:val="00762C3F"/>
    <w:rsid w:val="00762D92"/>
    <w:rsid w:val="00763392"/>
    <w:rsid w:val="007633D2"/>
    <w:rsid w:val="00763590"/>
    <w:rsid w:val="00763781"/>
    <w:rsid w:val="00763ADF"/>
    <w:rsid w:val="00763BAA"/>
    <w:rsid w:val="00763EBD"/>
    <w:rsid w:val="00763EE0"/>
    <w:rsid w:val="0076424A"/>
    <w:rsid w:val="007642B4"/>
    <w:rsid w:val="00764A89"/>
    <w:rsid w:val="00764D21"/>
    <w:rsid w:val="00764E8F"/>
    <w:rsid w:val="0076517B"/>
    <w:rsid w:val="007651BF"/>
    <w:rsid w:val="00765A20"/>
    <w:rsid w:val="00765A53"/>
    <w:rsid w:val="00765B3B"/>
    <w:rsid w:val="00765DD8"/>
    <w:rsid w:val="00765E36"/>
    <w:rsid w:val="00765FFF"/>
    <w:rsid w:val="00766389"/>
    <w:rsid w:val="007664BD"/>
    <w:rsid w:val="00766F6B"/>
    <w:rsid w:val="007670D3"/>
    <w:rsid w:val="007674C9"/>
    <w:rsid w:val="00767633"/>
    <w:rsid w:val="0076776A"/>
    <w:rsid w:val="00767986"/>
    <w:rsid w:val="00770112"/>
    <w:rsid w:val="0077027F"/>
    <w:rsid w:val="00771125"/>
    <w:rsid w:val="0077172C"/>
    <w:rsid w:val="00772334"/>
    <w:rsid w:val="00772338"/>
    <w:rsid w:val="00772ACC"/>
    <w:rsid w:val="00773359"/>
    <w:rsid w:val="0077347C"/>
    <w:rsid w:val="0077349A"/>
    <w:rsid w:val="00773540"/>
    <w:rsid w:val="007737E2"/>
    <w:rsid w:val="00773922"/>
    <w:rsid w:val="00773B4D"/>
    <w:rsid w:val="00773D11"/>
    <w:rsid w:val="00774366"/>
    <w:rsid w:val="0077441C"/>
    <w:rsid w:val="007745EA"/>
    <w:rsid w:val="00774A94"/>
    <w:rsid w:val="00774E4A"/>
    <w:rsid w:val="00775035"/>
    <w:rsid w:val="00775292"/>
    <w:rsid w:val="007758A0"/>
    <w:rsid w:val="00775994"/>
    <w:rsid w:val="00775B00"/>
    <w:rsid w:val="00775FBF"/>
    <w:rsid w:val="007761D8"/>
    <w:rsid w:val="00776467"/>
    <w:rsid w:val="00776859"/>
    <w:rsid w:val="007769F6"/>
    <w:rsid w:val="00776B4E"/>
    <w:rsid w:val="00776BBD"/>
    <w:rsid w:val="007773CC"/>
    <w:rsid w:val="0077770D"/>
    <w:rsid w:val="0077782B"/>
    <w:rsid w:val="00777839"/>
    <w:rsid w:val="007778B0"/>
    <w:rsid w:val="007778FA"/>
    <w:rsid w:val="00777A7E"/>
    <w:rsid w:val="00777AE8"/>
    <w:rsid w:val="00777B6C"/>
    <w:rsid w:val="00777DEC"/>
    <w:rsid w:val="00777FC6"/>
    <w:rsid w:val="007804D7"/>
    <w:rsid w:val="007805C8"/>
    <w:rsid w:val="007807A9"/>
    <w:rsid w:val="0078088C"/>
    <w:rsid w:val="00780950"/>
    <w:rsid w:val="007812CD"/>
    <w:rsid w:val="00781644"/>
    <w:rsid w:val="00781A1A"/>
    <w:rsid w:val="00781DDB"/>
    <w:rsid w:val="00781E01"/>
    <w:rsid w:val="00781F64"/>
    <w:rsid w:val="00782224"/>
    <w:rsid w:val="00782242"/>
    <w:rsid w:val="007822F1"/>
    <w:rsid w:val="0078261C"/>
    <w:rsid w:val="00782930"/>
    <w:rsid w:val="007830A7"/>
    <w:rsid w:val="0078326E"/>
    <w:rsid w:val="0078328E"/>
    <w:rsid w:val="007834DA"/>
    <w:rsid w:val="00783591"/>
    <w:rsid w:val="00783892"/>
    <w:rsid w:val="00783D39"/>
    <w:rsid w:val="00783DBE"/>
    <w:rsid w:val="0078408B"/>
    <w:rsid w:val="007841BD"/>
    <w:rsid w:val="00784467"/>
    <w:rsid w:val="00784518"/>
    <w:rsid w:val="007848A2"/>
    <w:rsid w:val="00784B2E"/>
    <w:rsid w:val="00784C49"/>
    <w:rsid w:val="00785074"/>
    <w:rsid w:val="00785088"/>
    <w:rsid w:val="00785228"/>
    <w:rsid w:val="00785786"/>
    <w:rsid w:val="00785A49"/>
    <w:rsid w:val="00785C0D"/>
    <w:rsid w:val="00785C23"/>
    <w:rsid w:val="00785DD5"/>
    <w:rsid w:val="0078603E"/>
    <w:rsid w:val="00786548"/>
    <w:rsid w:val="00786640"/>
    <w:rsid w:val="00786844"/>
    <w:rsid w:val="007869E2"/>
    <w:rsid w:val="007873C6"/>
    <w:rsid w:val="007874D5"/>
    <w:rsid w:val="00787629"/>
    <w:rsid w:val="00787B1F"/>
    <w:rsid w:val="00790093"/>
    <w:rsid w:val="00790461"/>
    <w:rsid w:val="0079062A"/>
    <w:rsid w:val="00790802"/>
    <w:rsid w:val="00790AFC"/>
    <w:rsid w:val="00790C84"/>
    <w:rsid w:val="007912FE"/>
    <w:rsid w:val="007913D7"/>
    <w:rsid w:val="00791512"/>
    <w:rsid w:val="007917AB"/>
    <w:rsid w:val="007918C8"/>
    <w:rsid w:val="00791A49"/>
    <w:rsid w:val="00791B66"/>
    <w:rsid w:val="00791DBC"/>
    <w:rsid w:val="007920A8"/>
    <w:rsid w:val="007920C5"/>
    <w:rsid w:val="0079236D"/>
    <w:rsid w:val="0079264B"/>
    <w:rsid w:val="00792708"/>
    <w:rsid w:val="007927DB"/>
    <w:rsid w:val="00792B6D"/>
    <w:rsid w:val="00792BF0"/>
    <w:rsid w:val="00792BF4"/>
    <w:rsid w:val="0079319E"/>
    <w:rsid w:val="007932B8"/>
    <w:rsid w:val="00793A7B"/>
    <w:rsid w:val="00793B08"/>
    <w:rsid w:val="0079422F"/>
    <w:rsid w:val="00794263"/>
    <w:rsid w:val="0079514E"/>
    <w:rsid w:val="00795891"/>
    <w:rsid w:val="00795E66"/>
    <w:rsid w:val="0079626C"/>
    <w:rsid w:val="0079648A"/>
    <w:rsid w:val="00796903"/>
    <w:rsid w:val="00796A93"/>
    <w:rsid w:val="00796C39"/>
    <w:rsid w:val="00796F25"/>
    <w:rsid w:val="007977BA"/>
    <w:rsid w:val="007979AB"/>
    <w:rsid w:val="00797B76"/>
    <w:rsid w:val="00797C0B"/>
    <w:rsid w:val="007A0125"/>
    <w:rsid w:val="007A0260"/>
    <w:rsid w:val="007A02E8"/>
    <w:rsid w:val="007A0654"/>
    <w:rsid w:val="007A0863"/>
    <w:rsid w:val="007A08C8"/>
    <w:rsid w:val="007A09E0"/>
    <w:rsid w:val="007A0F48"/>
    <w:rsid w:val="007A1014"/>
    <w:rsid w:val="007A14C8"/>
    <w:rsid w:val="007A16A9"/>
    <w:rsid w:val="007A1A48"/>
    <w:rsid w:val="007A1D30"/>
    <w:rsid w:val="007A218E"/>
    <w:rsid w:val="007A21C3"/>
    <w:rsid w:val="007A23BD"/>
    <w:rsid w:val="007A37B0"/>
    <w:rsid w:val="007A3F97"/>
    <w:rsid w:val="007A45FF"/>
    <w:rsid w:val="007A4910"/>
    <w:rsid w:val="007A4D02"/>
    <w:rsid w:val="007A4D69"/>
    <w:rsid w:val="007A50DF"/>
    <w:rsid w:val="007A5364"/>
    <w:rsid w:val="007A556A"/>
    <w:rsid w:val="007A58E2"/>
    <w:rsid w:val="007A5BCC"/>
    <w:rsid w:val="007A5C02"/>
    <w:rsid w:val="007A629E"/>
    <w:rsid w:val="007A6796"/>
    <w:rsid w:val="007A6A70"/>
    <w:rsid w:val="007A7773"/>
    <w:rsid w:val="007A7D75"/>
    <w:rsid w:val="007A7DCC"/>
    <w:rsid w:val="007A7DEE"/>
    <w:rsid w:val="007B001D"/>
    <w:rsid w:val="007B00BE"/>
    <w:rsid w:val="007B038B"/>
    <w:rsid w:val="007B0938"/>
    <w:rsid w:val="007B0A83"/>
    <w:rsid w:val="007B0AB9"/>
    <w:rsid w:val="007B0DBD"/>
    <w:rsid w:val="007B0DFB"/>
    <w:rsid w:val="007B0F69"/>
    <w:rsid w:val="007B10A4"/>
    <w:rsid w:val="007B1165"/>
    <w:rsid w:val="007B1457"/>
    <w:rsid w:val="007B1483"/>
    <w:rsid w:val="007B1710"/>
    <w:rsid w:val="007B1A72"/>
    <w:rsid w:val="007B205F"/>
    <w:rsid w:val="007B20B5"/>
    <w:rsid w:val="007B20E3"/>
    <w:rsid w:val="007B239F"/>
    <w:rsid w:val="007B2579"/>
    <w:rsid w:val="007B2769"/>
    <w:rsid w:val="007B27F1"/>
    <w:rsid w:val="007B2B1E"/>
    <w:rsid w:val="007B2CA9"/>
    <w:rsid w:val="007B315D"/>
    <w:rsid w:val="007B3583"/>
    <w:rsid w:val="007B3C30"/>
    <w:rsid w:val="007B3FB1"/>
    <w:rsid w:val="007B4303"/>
    <w:rsid w:val="007B4ADF"/>
    <w:rsid w:val="007B4C16"/>
    <w:rsid w:val="007B4E59"/>
    <w:rsid w:val="007B4FAE"/>
    <w:rsid w:val="007B52A2"/>
    <w:rsid w:val="007B5386"/>
    <w:rsid w:val="007B5412"/>
    <w:rsid w:val="007B588E"/>
    <w:rsid w:val="007B5E8B"/>
    <w:rsid w:val="007B5ECA"/>
    <w:rsid w:val="007B6004"/>
    <w:rsid w:val="007B6138"/>
    <w:rsid w:val="007B6277"/>
    <w:rsid w:val="007B6408"/>
    <w:rsid w:val="007B6720"/>
    <w:rsid w:val="007B6F5F"/>
    <w:rsid w:val="007B73AB"/>
    <w:rsid w:val="007B75A9"/>
    <w:rsid w:val="007B7CEF"/>
    <w:rsid w:val="007B7F3D"/>
    <w:rsid w:val="007C00CD"/>
    <w:rsid w:val="007C0113"/>
    <w:rsid w:val="007C0272"/>
    <w:rsid w:val="007C03D7"/>
    <w:rsid w:val="007C0DBE"/>
    <w:rsid w:val="007C0DF5"/>
    <w:rsid w:val="007C14F6"/>
    <w:rsid w:val="007C1559"/>
    <w:rsid w:val="007C15A1"/>
    <w:rsid w:val="007C16AF"/>
    <w:rsid w:val="007C1B36"/>
    <w:rsid w:val="007C1D16"/>
    <w:rsid w:val="007C20F0"/>
    <w:rsid w:val="007C21A2"/>
    <w:rsid w:val="007C227D"/>
    <w:rsid w:val="007C23EC"/>
    <w:rsid w:val="007C23FC"/>
    <w:rsid w:val="007C2F20"/>
    <w:rsid w:val="007C3330"/>
    <w:rsid w:val="007C3370"/>
    <w:rsid w:val="007C3537"/>
    <w:rsid w:val="007C38BB"/>
    <w:rsid w:val="007C3A87"/>
    <w:rsid w:val="007C41D1"/>
    <w:rsid w:val="007C42C3"/>
    <w:rsid w:val="007C4629"/>
    <w:rsid w:val="007C4712"/>
    <w:rsid w:val="007C4A9C"/>
    <w:rsid w:val="007C4AE4"/>
    <w:rsid w:val="007C4C38"/>
    <w:rsid w:val="007C4D26"/>
    <w:rsid w:val="007C4D8D"/>
    <w:rsid w:val="007C69F8"/>
    <w:rsid w:val="007C6E1E"/>
    <w:rsid w:val="007C706B"/>
    <w:rsid w:val="007C7192"/>
    <w:rsid w:val="007C725E"/>
    <w:rsid w:val="007C72FE"/>
    <w:rsid w:val="007C73E5"/>
    <w:rsid w:val="007C748D"/>
    <w:rsid w:val="007C75F5"/>
    <w:rsid w:val="007C7815"/>
    <w:rsid w:val="007C78E8"/>
    <w:rsid w:val="007C7912"/>
    <w:rsid w:val="007C7A8D"/>
    <w:rsid w:val="007C7CD9"/>
    <w:rsid w:val="007C7DB1"/>
    <w:rsid w:val="007D0005"/>
    <w:rsid w:val="007D059D"/>
    <w:rsid w:val="007D0F32"/>
    <w:rsid w:val="007D0F65"/>
    <w:rsid w:val="007D10DE"/>
    <w:rsid w:val="007D11AA"/>
    <w:rsid w:val="007D139A"/>
    <w:rsid w:val="007D1405"/>
    <w:rsid w:val="007D1414"/>
    <w:rsid w:val="007D159F"/>
    <w:rsid w:val="007D1B4B"/>
    <w:rsid w:val="007D1E44"/>
    <w:rsid w:val="007D1FBA"/>
    <w:rsid w:val="007D2371"/>
    <w:rsid w:val="007D249A"/>
    <w:rsid w:val="007D29A3"/>
    <w:rsid w:val="007D2AF2"/>
    <w:rsid w:val="007D2DC3"/>
    <w:rsid w:val="007D34D1"/>
    <w:rsid w:val="007D3892"/>
    <w:rsid w:val="007D38DC"/>
    <w:rsid w:val="007D3D0D"/>
    <w:rsid w:val="007D3FA6"/>
    <w:rsid w:val="007D410B"/>
    <w:rsid w:val="007D43AA"/>
    <w:rsid w:val="007D43E5"/>
    <w:rsid w:val="007D46C8"/>
    <w:rsid w:val="007D4801"/>
    <w:rsid w:val="007D48A4"/>
    <w:rsid w:val="007D4978"/>
    <w:rsid w:val="007D4CC7"/>
    <w:rsid w:val="007D540B"/>
    <w:rsid w:val="007D5955"/>
    <w:rsid w:val="007D5C81"/>
    <w:rsid w:val="007D6074"/>
    <w:rsid w:val="007D654C"/>
    <w:rsid w:val="007D68A2"/>
    <w:rsid w:val="007D6B70"/>
    <w:rsid w:val="007D6CD5"/>
    <w:rsid w:val="007D6D8C"/>
    <w:rsid w:val="007D742B"/>
    <w:rsid w:val="007D74CE"/>
    <w:rsid w:val="007D755C"/>
    <w:rsid w:val="007D7B34"/>
    <w:rsid w:val="007D7BBD"/>
    <w:rsid w:val="007E0113"/>
    <w:rsid w:val="007E04C7"/>
    <w:rsid w:val="007E0573"/>
    <w:rsid w:val="007E0757"/>
    <w:rsid w:val="007E07E6"/>
    <w:rsid w:val="007E09D9"/>
    <w:rsid w:val="007E0D69"/>
    <w:rsid w:val="007E0DE1"/>
    <w:rsid w:val="007E0ED3"/>
    <w:rsid w:val="007E1869"/>
    <w:rsid w:val="007E1998"/>
    <w:rsid w:val="007E1B2B"/>
    <w:rsid w:val="007E1E71"/>
    <w:rsid w:val="007E2203"/>
    <w:rsid w:val="007E242F"/>
    <w:rsid w:val="007E2526"/>
    <w:rsid w:val="007E25B5"/>
    <w:rsid w:val="007E2740"/>
    <w:rsid w:val="007E2D66"/>
    <w:rsid w:val="007E2FBC"/>
    <w:rsid w:val="007E32D1"/>
    <w:rsid w:val="007E3401"/>
    <w:rsid w:val="007E34DF"/>
    <w:rsid w:val="007E34F6"/>
    <w:rsid w:val="007E382D"/>
    <w:rsid w:val="007E3A93"/>
    <w:rsid w:val="007E3C57"/>
    <w:rsid w:val="007E3CBE"/>
    <w:rsid w:val="007E3D93"/>
    <w:rsid w:val="007E3DFF"/>
    <w:rsid w:val="007E4112"/>
    <w:rsid w:val="007E4296"/>
    <w:rsid w:val="007E44C7"/>
    <w:rsid w:val="007E46E4"/>
    <w:rsid w:val="007E474F"/>
    <w:rsid w:val="007E4958"/>
    <w:rsid w:val="007E4C0C"/>
    <w:rsid w:val="007E4C15"/>
    <w:rsid w:val="007E56BF"/>
    <w:rsid w:val="007E579F"/>
    <w:rsid w:val="007E5C45"/>
    <w:rsid w:val="007E5D59"/>
    <w:rsid w:val="007E66B7"/>
    <w:rsid w:val="007E6708"/>
    <w:rsid w:val="007E67FA"/>
    <w:rsid w:val="007E731C"/>
    <w:rsid w:val="007E732D"/>
    <w:rsid w:val="007E7372"/>
    <w:rsid w:val="007E74EA"/>
    <w:rsid w:val="007E789C"/>
    <w:rsid w:val="007E78FE"/>
    <w:rsid w:val="007E7D99"/>
    <w:rsid w:val="007F00D8"/>
    <w:rsid w:val="007F0256"/>
    <w:rsid w:val="007F0321"/>
    <w:rsid w:val="007F080A"/>
    <w:rsid w:val="007F096C"/>
    <w:rsid w:val="007F0CB6"/>
    <w:rsid w:val="007F0E31"/>
    <w:rsid w:val="007F10EF"/>
    <w:rsid w:val="007F1112"/>
    <w:rsid w:val="007F13D0"/>
    <w:rsid w:val="007F1589"/>
    <w:rsid w:val="007F158C"/>
    <w:rsid w:val="007F15D2"/>
    <w:rsid w:val="007F16CE"/>
    <w:rsid w:val="007F1909"/>
    <w:rsid w:val="007F210E"/>
    <w:rsid w:val="007F21DC"/>
    <w:rsid w:val="007F22BA"/>
    <w:rsid w:val="007F2B7C"/>
    <w:rsid w:val="007F2FD5"/>
    <w:rsid w:val="007F348C"/>
    <w:rsid w:val="007F36DB"/>
    <w:rsid w:val="007F3923"/>
    <w:rsid w:val="007F3C2F"/>
    <w:rsid w:val="007F3E62"/>
    <w:rsid w:val="007F42FB"/>
    <w:rsid w:val="007F4905"/>
    <w:rsid w:val="007F4B0E"/>
    <w:rsid w:val="007F4B19"/>
    <w:rsid w:val="007F507C"/>
    <w:rsid w:val="007F53B2"/>
    <w:rsid w:val="007F58AF"/>
    <w:rsid w:val="007F58D2"/>
    <w:rsid w:val="007F5A2B"/>
    <w:rsid w:val="007F5BB9"/>
    <w:rsid w:val="007F5F75"/>
    <w:rsid w:val="007F60FD"/>
    <w:rsid w:val="007F648A"/>
    <w:rsid w:val="007F6495"/>
    <w:rsid w:val="007F6795"/>
    <w:rsid w:val="007F6853"/>
    <w:rsid w:val="007F6F6A"/>
    <w:rsid w:val="007F6FCA"/>
    <w:rsid w:val="007F70B8"/>
    <w:rsid w:val="007F71C8"/>
    <w:rsid w:val="007F765D"/>
    <w:rsid w:val="007F7895"/>
    <w:rsid w:val="007F79E9"/>
    <w:rsid w:val="008000B6"/>
    <w:rsid w:val="00800385"/>
    <w:rsid w:val="00800A75"/>
    <w:rsid w:val="00800B08"/>
    <w:rsid w:val="00800B29"/>
    <w:rsid w:val="00800BE4"/>
    <w:rsid w:val="00801768"/>
    <w:rsid w:val="00801A9C"/>
    <w:rsid w:val="00802235"/>
    <w:rsid w:val="00802513"/>
    <w:rsid w:val="008027C4"/>
    <w:rsid w:val="008029F3"/>
    <w:rsid w:val="00802B7B"/>
    <w:rsid w:val="00802CA5"/>
    <w:rsid w:val="0080355F"/>
    <w:rsid w:val="00803853"/>
    <w:rsid w:val="008039A3"/>
    <w:rsid w:val="008039A7"/>
    <w:rsid w:val="00803E54"/>
    <w:rsid w:val="00803E6D"/>
    <w:rsid w:val="0080402D"/>
    <w:rsid w:val="00804380"/>
    <w:rsid w:val="00804461"/>
    <w:rsid w:val="008048D6"/>
    <w:rsid w:val="00804D6B"/>
    <w:rsid w:val="00804E1F"/>
    <w:rsid w:val="00805109"/>
    <w:rsid w:val="0080520D"/>
    <w:rsid w:val="00805216"/>
    <w:rsid w:val="0080563B"/>
    <w:rsid w:val="00805ABB"/>
    <w:rsid w:val="00805C2F"/>
    <w:rsid w:val="00806542"/>
    <w:rsid w:val="00806D8E"/>
    <w:rsid w:val="008072C1"/>
    <w:rsid w:val="008075F4"/>
    <w:rsid w:val="00807896"/>
    <w:rsid w:val="00807BF4"/>
    <w:rsid w:val="0081017C"/>
    <w:rsid w:val="00810192"/>
    <w:rsid w:val="00810385"/>
    <w:rsid w:val="00810B66"/>
    <w:rsid w:val="00810BAB"/>
    <w:rsid w:val="00810DFC"/>
    <w:rsid w:val="00810EB5"/>
    <w:rsid w:val="0081168D"/>
    <w:rsid w:val="00811853"/>
    <w:rsid w:val="00811C28"/>
    <w:rsid w:val="00811F0D"/>
    <w:rsid w:val="00812370"/>
    <w:rsid w:val="00812929"/>
    <w:rsid w:val="00812C0A"/>
    <w:rsid w:val="0081385C"/>
    <w:rsid w:val="00813C71"/>
    <w:rsid w:val="00814091"/>
    <w:rsid w:val="00814547"/>
    <w:rsid w:val="00814838"/>
    <w:rsid w:val="00814858"/>
    <w:rsid w:val="00814D1D"/>
    <w:rsid w:val="0081514C"/>
    <w:rsid w:val="008153ED"/>
    <w:rsid w:val="0081550C"/>
    <w:rsid w:val="00815735"/>
    <w:rsid w:val="00815E9E"/>
    <w:rsid w:val="008165D2"/>
    <w:rsid w:val="00816661"/>
    <w:rsid w:val="00816A30"/>
    <w:rsid w:val="00816C18"/>
    <w:rsid w:val="00816EB8"/>
    <w:rsid w:val="00816FAC"/>
    <w:rsid w:val="0081749B"/>
    <w:rsid w:val="00817D7B"/>
    <w:rsid w:val="00817D8C"/>
    <w:rsid w:val="00820048"/>
    <w:rsid w:val="0082038D"/>
    <w:rsid w:val="00820552"/>
    <w:rsid w:val="00820DB5"/>
    <w:rsid w:val="00820FE1"/>
    <w:rsid w:val="00821056"/>
    <w:rsid w:val="008210CB"/>
    <w:rsid w:val="008213E1"/>
    <w:rsid w:val="00821523"/>
    <w:rsid w:val="0082172C"/>
    <w:rsid w:val="0082174A"/>
    <w:rsid w:val="00821DED"/>
    <w:rsid w:val="00821FC5"/>
    <w:rsid w:val="00822A0A"/>
    <w:rsid w:val="00822A17"/>
    <w:rsid w:val="008230C7"/>
    <w:rsid w:val="00823127"/>
    <w:rsid w:val="008231F2"/>
    <w:rsid w:val="00823646"/>
    <w:rsid w:val="00823CA3"/>
    <w:rsid w:val="00823ED4"/>
    <w:rsid w:val="00824060"/>
    <w:rsid w:val="00824067"/>
    <w:rsid w:val="008242C3"/>
    <w:rsid w:val="008244BA"/>
    <w:rsid w:val="008246C0"/>
    <w:rsid w:val="00824785"/>
    <w:rsid w:val="0082487D"/>
    <w:rsid w:val="0082487E"/>
    <w:rsid w:val="00825238"/>
    <w:rsid w:val="0082553A"/>
    <w:rsid w:val="00825F89"/>
    <w:rsid w:val="00826021"/>
    <w:rsid w:val="008261E4"/>
    <w:rsid w:val="00826298"/>
    <w:rsid w:val="008263A8"/>
    <w:rsid w:val="00826DE9"/>
    <w:rsid w:val="00827469"/>
    <w:rsid w:val="0082762E"/>
    <w:rsid w:val="00827B02"/>
    <w:rsid w:val="00827BB5"/>
    <w:rsid w:val="0083015C"/>
    <w:rsid w:val="008301B7"/>
    <w:rsid w:val="008304AE"/>
    <w:rsid w:val="00830531"/>
    <w:rsid w:val="00830A70"/>
    <w:rsid w:val="00830ED3"/>
    <w:rsid w:val="00831820"/>
    <w:rsid w:val="0083213D"/>
    <w:rsid w:val="008321A7"/>
    <w:rsid w:val="00832ABC"/>
    <w:rsid w:val="00832CC9"/>
    <w:rsid w:val="00832E04"/>
    <w:rsid w:val="00832FF4"/>
    <w:rsid w:val="008332BE"/>
    <w:rsid w:val="008332D2"/>
    <w:rsid w:val="008339F0"/>
    <w:rsid w:val="00833DF1"/>
    <w:rsid w:val="00834741"/>
    <w:rsid w:val="0083479B"/>
    <w:rsid w:val="0083488C"/>
    <w:rsid w:val="00834D1E"/>
    <w:rsid w:val="00834DF5"/>
    <w:rsid w:val="00835065"/>
    <w:rsid w:val="008351EA"/>
    <w:rsid w:val="00835493"/>
    <w:rsid w:val="0083582A"/>
    <w:rsid w:val="00835AB4"/>
    <w:rsid w:val="00835C17"/>
    <w:rsid w:val="00835C4F"/>
    <w:rsid w:val="00836FF9"/>
    <w:rsid w:val="008374E0"/>
    <w:rsid w:val="00837885"/>
    <w:rsid w:val="00837912"/>
    <w:rsid w:val="008401F2"/>
    <w:rsid w:val="0084065B"/>
    <w:rsid w:val="00840A63"/>
    <w:rsid w:val="00840E7A"/>
    <w:rsid w:val="008412E3"/>
    <w:rsid w:val="008417DB"/>
    <w:rsid w:val="0084183F"/>
    <w:rsid w:val="00841DB5"/>
    <w:rsid w:val="00842033"/>
    <w:rsid w:val="008422CA"/>
    <w:rsid w:val="008425AA"/>
    <w:rsid w:val="008429A8"/>
    <w:rsid w:val="00842BA7"/>
    <w:rsid w:val="00842E30"/>
    <w:rsid w:val="0084331B"/>
    <w:rsid w:val="008435FF"/>
    <w:rsid w:val="00844126"/>
    <w:rsid w:val="00844165"/>
    <w:rsid w:val="008444FD"/>
    <w:rsid w:val="0084468F"/>
    <w:rsid w:val="008448F9"/>
    <w:rsid w:val="00844A20"/>
    <w:rsid w:val="00844FC1"/>
    <w:rsid w:val="008450CC"/>
    <w:rsid w:val="0084535B"/>
    <w:rsid w:val="00845649"/>
    <w:rsid w:val="008456E7"/>
    <w:rsid w:val="00845821"/>
    <w:rsid w:val="00845866"/>
    <w:rsid w:val="00845B7E"/>
    <w:rsid w:val="0084640C"/>
    <w:rsid w:val="00846765"/>
    <w:rsid w:val="008467B2"/>
    <w:rsid w:val="008467B8"/>
    <w:rsid w:val="0084683B"/>
    <w:rsid w:val="00846CBA"/>
    <w:rsid w:val="00846F18"/>
    <w:rsid w:val="00847430"/>
    <w:rsid w:val="008475C3"/>
    <w:rsid w:val="008479DD"/>
    <w:rsid w:val="00847B21"/>
    <w:rsid w:val="00847F9D"/>
    <w:rsid w:val="0085026E"/>
    <w:rsid w:val="008502C7"/>
    <w:rsid w:val="008503B0"/>
    <w:rsid w:val="00850834"/>
    <w:rsid w:val="00850916"/>
    <w:rsid w:val="00851310"/>
    <w:rsid w:val="008518B3"/>
    <w:rsid w:val="00851D88"/>
    <w:rsid w:val="00851F70"/>
    <w:rsid w:val="00852007"/>
    <w:rsid w:val="00852601"/>
    <w:rsid w:val="00852631"/>
    <w:rsid w:val="0085287B"/>
    <w:rsid w:val="0085287D"/>
    <w:rsid w:val="008528E0"/>
    <w:rsid w:val="00852C34"/>
    <w:rsid w:val="00852D6D"/>
    <w:rsid w:val="00853095"/>
    <w:rsid w:val="0085328F"/>
    <w:rsid w:val="008532ED"/>
    <w:rsid w:val="00853546"/>
    <w:rsid w:val="008538A4"/>
    <w:rsid w:val="008542E0"/>
    <w:rsid w:val="0085431D"/>
    <w:rsid w:val="008546DE"/>
    <w:rsid w:val="0085486F"/>
    <w:rsid w:val="00854AAD"/>
    <w:rsid w:val="00854E5E"/>
    <w:rsid w:val="00854F9F"/>
    <w:rsid w:val="00854FEA"/>
    <w:rsid w:val="00855022"/>
    <w:rsid w:val="00855449"/>
    <w:rsid w:val="008561BB"/>
    <w:rsid w:val="0085647A"/>
    <w:rsid w:val="00856A5C"/>
    <w:rsid w:val="00856A5E"/>
    <w:rsid w:val="00856C14"/>
    <w:rsid w:val="00857044"/>
    <w:rsid w:val="0085707A"/>
    <w:rsid w:val="00857084"/>
    <w:rsid w:val="008600C6"/>
    <w:rsid w:val="00860641"/>
    <w:rsid w:val="00860654"/>
    <w:rsid w:val="00860E5C"/>
    <w:rsid w:val="00860ED0"/>
    <w:rsid w:val="00860F55"/>
    <w:rsid w:val="008612A1"/>
    <w:rsid w:val="00861304"/>
    <w:rsid w:val="00861E59"/>
    <w:rsid w:val="00862063"/>
    <w:rsid w:val="0086245E"/>
    <w:rsid w:val="008625F8"/>
    <w:rsid w:val="00862638"/>
    <w:rsid w:val="00862E0F"/>
    <w:rsid w:val="0086306A"/>
    <w:rsid w:val="00863A7A"/>
    <w:rsid w:val="00863B97"/>
    <w:rsid w:val="00863FB9"/>
    <w:rsid w:val="008640B4"/>
    <w:rsid w:val="008641BE"/>
    <w:rsid w:val="00864483"/>
    <w:rsid w:val="008644A1"/>
    <w:rsid w:val="008645BF"/>
    <w:rsid w:val="00864946"/>
    <w:rsid w:val="00864D49"/>
    <w:rsid w:val="00864E48"/>
    <w:rsid w:val="00864F1B"/>
    <w:rsid w:val="00864F8F"/>
    <w:rsid w:val="008651B1"/>
    <w:rsid w:val="008655DC"/>
    <w:rsid w:val="00865638"/>
    <w:rsid w:val="0086565E"/>
    <w:rsid w:val="00865A40"/>
    <w:rsid w:val="00865C91"/>
    <w:rsid w:val="0086652F"/>
    <w:rsid w:val="008665F8"/>
    <w:rsid w:val="008666A5"/>
    <w:rsid w:val="00866C61"/>
    <w:rsid w:val="00866F86"/>
    <w:rsid w:val="008674E8"/>
    <w:rsid w:val="00867858"/>
    <w:rsid w:val="0086795D"/>
    <w:rsid w:val="00867CC7"/>
    <w:rsid w:val="00867D68"/>
    <w:rsid w:val="00867F4B"/>
    <w:rsid w:val="00870166"/>
    <w:rsid w:val="00870374"/>
    <w:rsid w:val="008704BD"/>
    <w:rsid w:val="00870795"/>
    <w:rsid w:val="008707A3"/>
    <w:rsid w:val="00871145"/>
    <w:rsid w:val="0087144C"/>
    <w:rsid w:val="0087172E"/>
    <w:rsid w:val="00871779"/>
    <w:rsid w:val="008718FB"/>
    <w:rsid w:val="0087199F"/>
    <w:rsid w:val="00871B0E"/>
    <w:rsid w:val="00871B6D"/>
    <w:rsid w:val="00871E16"/>
    <w:rsid w:val="008726AA"/>
    <w:rsid w:val="008726B9"/>
    <w:rsid w:val="008726C0"/>
    <w:rsid w:val="00873078"/>
    <w:rsid w:val="00873575"/>
    <w:rsid w:val="00873BD0"/>
    <w:rsid w:val="00873C38"/>
    <w:rsid w:val="0087467C"/>
    <w:rsid w:val="00874C44"/>
    <w:rsid w:val="008750CB"/>
    <w:rsid w:val="00875568"/>
    <w:rsid w:val="00875804"/>
    <w:rsid w:val="00875858"/>
    <w:rsid w:val="00875DFA"/>
    <w:rsid w:val="00876033"/>
    <w:rsid w:val="008761B3"/>
    <w:rsid w:val="00876DAC"/>
    <w:rsid w:val="00876FE0"/>
    <w:rsid w:val="0087711C"/>
    <w:rsid w:val="00877777"/>
    <w:rsid w:val="00877830"/>
    <w:rsid w:val="00877840"/>
    <w:rsid w:val="00877A5F"/>
    <w:rsid w:val="00877BFB"/>
    <w:rsid w:val="0088004B"/>
    <w:rsid w:val="008802AB"/>
    <w:rsid w:val="008803F2"/>
    <w:rsid w:val="00880449"/>
    <w:rsid w:val="00880816"/>
    <w:rsid w:val="00880A48"/>
    <w:rsid w:val="008810A4"/>
    <w:rsid w:val="00881434"/>
    <w:rsid w:val="008818A5"/>
    <w:rsid w:val="008819A3"/>
    <w:rsid w:val="0088201B"/>
    <w:rsid w:val="0088211C"/>
    <w:rsid w:val="008823AE"/>
    <w:rsid w:val="0088248A"/>
    <w:rsid w:val="00882C13"/>
    <w:rsid w:val="00882D3D"/>
    <w:rsid w:val="00882E6A"/>
    <w:rsid w:val="008830B8"/>
    <w:rsid w:val="00883115"/>
    <w:rsid w:val="00883796"/>
    <w:rsid w:val="008839CD"/>
    <w:rsid w:val="00883F07"/>
    <w:rsid w:val="0088416E"/>
    <w:rsid w:val="008842AD"/>
    <w:rsid w:val="00884308"/>
    <w:rsid w:val="008845CE"/>
    <w:rsid w:val="00884805"/>
    <w:rsid w:val="00884B9A"/>
    <w:rsid w:val="00884BC2"/>
    <w:rsid w:val="00884CB3"/>
    <w:rsid w:val="00885044"/>
    <w:rsid w:val="00885460"/>
    <w:rsid w:val="00885521"/>
    <w:rsid w:val="00885819"/>
    <w:rsid w:val="00885E26"/>
    <w:rsid w:val="008862EC"/>
    <w:rsid w:val="0088634C"/>
    <w:rsid w:val="008863BF"/>
    <w:rsid w:val="008863D1"/>
    <w:rsid w:val="00886837"/>
    <w:rsid w:val="008869B5"/>
    <w:rsid w:val="00886E1A"/>
    <w:rsid w:val="00886EC1"/>
    <w:rsid w:val="008871D3"/>
    <w:rsid w:val="00887936"/>
    <w:rsid w:val="00887AEC"/>
    <w:rsid w:val="00887E72"/>
    <w:rsid w:val="00887F62"/>
    <w:rsid w:val="0089026E"/>
    <w:rsid w:val="008902E3"/>
    <w:rsid w:val="00890341"/>
    <w:rsid w:val="008904A1"/>
    <w:rsid w:val="0089056B"/>
    <w:rsid w:val="008905C7"/>
    <w:rsid w:val="008905C9"/>
    <w:rsid w:val="008906B7"/>
    <w:rsid w:val="00890732"/>
    <w:rsid w:val="008907FB"/>
    <w:rsid w:val="00890E8F"/>
    <w:rsid w:val="008910C2"/>
    <w:rsid w:val="0089112A"/>
    <w:rsid w:val="00891827"/>
    <w:rsid w:val="00891839"/>
    <w:rsid w:val="008918BC"/>
    <w:rsid w:val="00891A93"/>
    <w:rsid w:val="00891B4C"/>
    <w:rsid w:val="00891CF9"/>
    <w:rsid w:val="0089207A"/>
    <w:rsid w:val="00892743"/>
    <w:rsid w:val="00892A8A"/>
    <w:rsid w:val="00892FB1"/>
    <w:rsid w:val="00893148"/>
    <w:rsid w:val="008932DC"/>
    <w:rsid w:val="008935E7"/>
    <w:rsid w:val="0089395E"/>
    <w:rsid w:val="00893D49"/>
    <w:rsid w:val="00893DBE"/>
    <w:rsid w:val="00893EB0"/>
    <w:rsid w:val="00893F64"/>
    <w:rsid w:val="00893FFC"/>
    <w:rsid w:val="008941DF"/>
    <w:rsid w:val="008942B1"/>
    <w:rsid w:val="008942F2"/>
    <w:rsid w:val="0089436A"/>
    <w:rsid w:val="00894465"/>
    <w:rsid w:val="0089464C"/>
    <w:rsid w:val="00894C09"/>
    <w:rsid w:val="00894C45"/>
    <w:rsid w:val="00894DE7"/>
    <w:rsid w:val="00894F75"/>
    <w:rsid w:val="008953F4"/>
    <w:rsid w:val="0089565A"/>
    <w:rsid w:val="008964AD"/>
    <w:rsid w:val="00896732"/>
    <w:rsid w:val="008969FE"/>
    <w:rsid w:val="00896A38"/>
    <w:rsid w:val="00896B30"/>
    <w:rsid w:val="00896B76"/>
    <w:rsid w:val="00896BBE"/>
    <w:rsid w:val="00896E7E"/>
    <w:rsid w:val="00897005"/>
    <w:rsid w:val="008970AE"/>
    <w:rsid w:val="0089744A"/>
    <w:rsid w:val="00897481"/>
    <w:rsid w:val="008976BA"/>
    <w:rsid w:val="00897727"/>
    <w:rsid w:val="00897ADF"/>
    <w:rsid w:val="00897C47"/>
    <w:rsid w:val="008A006E"/>
    <w:rsid w:val="008A0F29"/>
    <w:rsid w:val="008A11FD"/>
    <w:rsid w:val="008A1283"/>
    <w:rsid w:val="008A1338"/>
    <w:rsid w:val="008A134A"/>
    <w:rsid w:val="008A16A7"/>
    <w:rsid w:val="008A174C"/>
    <w:rsid w:val="008A1EC1"/>
    <w:rsid w:val="008A1F06"/>
    <w:rsid w:val="008A20DD"/>
    <w:rsid w:val="008A20FB"/>
    <w:rsid w:val="008A2231"/>
    <w:rsid w:val="008A262B"/>
    <w:rsid w:val="008A297B"/>
    <w:rsid w:val="008A3148"/>
    <w:rsid w:val="008A336C"/>
    <w:rsid w:val="008A34AF"/>
    <w:rsid w:val="008A34F1"/>
    <w:rsid w:val="008A35A3"/>
    <w:rsid w:val="008A37C0"/>
    <w:rsid w:val="008A37FB"/>
    <w:rsid w:val="008A3B38"/>
    <w:rsid w:val="008A3D81"/>
    <w:rsid w:val="008A408F"/>
    <w:rsid w:val="008A428E"/>
    <w:rsid w:val="008A42A8"/>
    <w:rsid w:val="008A47F7"/>
    <w:rsid w:val="008A489F"/>
    <w:rsid w:val="008A48BF"/>
    <w:rsid w:val="008A4CDC"/>
    <w:rsid w:val="008A4E3E"/>
    <w:rsid w:val="008A5167"/>
    <w:rsid w:val="008A52E4"/>
    <w:rsid w:val="008A538A"/>
    <w:rsid w:val="008A54BC"/>
    <w:rsid w:val="008A54DF"/>
    <w:rsid w:val="008A5545"/>
    <w:rsid w:val="008A5883"/>
    <w:rsid w:val="008A5A43"/>
    <w:rsid w:val="008A5C6B"/>
    <w:rsid w:val="008A6248"/>
    <w:rsid w:val="008A67A8"/>
    <w:rsid w:val="008A6C8B"/>
    <w:rsid w:val="008A6DB8"/>
    <w:rsid w:val="008A6FCA"/>
    <w:rsid w:val="008A6FD4"/>
    <w:rsid w:val="008A7C3D"/>
    <w:rsid w:val="008A7C5A"/>
    <w:rsid w:val="008B0635"/>
    <w:rsid w:val="008B0C42"/>
    <w:rsid w:val="008B10AF"/>
    <w:rsid w:val="008B1744"/>
    <w:rsid w:val="008B18DC"/>
    <w:rsid w:val="008B1BD9"/>
    <w:rsid w:val="008B1DE2"/>
    <w:rsid w:val="008B26AC"/>
    <w:rsid w:val="008B2B63"/>
    <w:rsid w:val="008B2D87"/>
    <w:rsid w:val="008B2FAA"/>
    <w:rsid w:val="008B2FFF"/>
    <w:rsid w:val="008B32F7"/>
    <w:rsid w:val="008B3307"/>
    <w:rsid w:val="008B39AA"/>
    <w:rsid w:val="008B3B2D"/>
    <w:rsid w:val="008B44A3"/>
    <w:rsid w:val="008B455B"/>
    <w:rsid w:val="008B4714"/>
    <w:rsid w:val="008B47B4"/>
    <w:rsid w:val="008B47D7"/>
    <w:rsid w:val="008B4C9E"/>
    <w:rsid w:val="008B4D19"/>
    <w:rsid w:val="008B4D3E"/>
    <w:rsid w:val="008B57CE"/>
    <w:rsid w:val="008B591E"/>
    <w:rsid w:val="008B5A3E"/>
    <w:rsid w:val="008B5AFA"/>
    <w:rsid w:val="008B5C77"/>
    <w:rsid w:val="008B5E50"/>
    <w:rsid w:val="008B5EA3"/>
    <w:rsid w:val="008B61C7"/>
    <w:rsid w:val="008B639E"/>
    <w:rsid w:val="008B69CC"/>
    <w:rsid w:val="008B6AAA"/>
    <w:rsid w:val="008B6C11"/>
    <w:rsid w:val="008B6EA7"/>
    <w:rsid w:val="008B6ED5"/>
    <w:rsid w:val="008B71E2"/>
    <w:rsid w:val="008B771F"/>
    <w:rsid w:val="008B7AE6"/>
    <w:rsid w:val="008B7B82"/>
    <w:rsid w:val="008B7F27"/>
    <w:rsid w:val="008C04C2"/>
    <w:rsid w:val="008C0677"/>
    <w:rsid w:val="008C09D0"/>
    <w:rsid w:val="008C0CA9"/>
    <w:rsid w:val="008C0DB5"/>
    <w:rsid w:val="008C0FF9"/>
    <w:rsid w:val="008C1129"/>
    <w:rsid w:val="008C11F4"/>
    <w:rsid w:val="008C16ED"/>
    <w:rsid w:val="008C1A73"/>
    <w:rsid w:val="008C1E0C"/>
    <w:rsid w:val="008C1ED2"/>
    <w:rsid w:val="008C1F9C"/>
    <w:rsid w:val="008C1FF7"/>
    <w:rsid w:val="008C2012"/>
    <w:rsid w:val="008C221D"/>
    <w:rsid w:val="008C2425"/>
    <w:rsid w:val="008C24A9"/>
    <w:rsid w:val="008C2963"/>
    <w:rsid w:val="008C3511"/>
    <w:rsid w:val="008C371E"/>
    <w:rsid w:val="008C3904"/>
    <w:rsid w:val="008C4B11"/>
    <w:rsid w:val="008C4DF6"/>
    <w:rsid w:val="008C4E5D"/>
    <w:rsid w:val="008C4F78"/>
    <w:rsid w:val="008C515C"/>
    <w:rsid w:val="008C533D"/>
    <w:rsid w:val="008C5788"/>
    <w:rsid w:val="008C5ECA"/>
    <w:rsid w:val="008C617E"/>
    <w:rsid w:val="008C6232"/>
    <w:rsid w:val="008C62D9"/>
    <w:rsid w:val="008C6427"/>
    <w:rsid w:val="008C658E"/>
    <w:rsid w:val="008C6903"/>
    <w:rsid w:val="008C6B01"/>
    <w:rsid w:val="008C6DD0"/>
    <w:rsid w:val="008C6FEB"/>
    <w:rsid w:val="008C724A"/>
    <w:rsid w:val="008C76CE"/>
    <w:rsid w:val="008C779E"/>
    <w:rsid w:val="008C7868"/>
    <w:rsid w:val="008C7A52"/>
    <w:rsid w:val="008D003D"/>
    <w:rsid w:val="008D0209"/>
    <w:rsid w:val="008D045D"/>
    <w:rsid w:val="008D0643"/>
    <w:rsid w:val="008D0AA6"/>
    <w:rsid w:val="008D0D22"/>
    <w:rsid w:val="008D0EAE"/>
    <w:rsid w:val="008D1028"/>
    <w:rsid w:val="008D12A2"/>
    <w:rsid w:val="008D1B0E"/>
    <w:rsid w:val="008D1B2D"/>
    <w:rsid w:val="008D1CE7"/>
    <w:rsid w:val="008D1F8B"/>
    <w:rsid w:val="008D23B7"/>
    <w:rsid w:val="008D2653"/>
    <w:rsid w:val="008D2676"/>
    <w:rsid w:val="008D269D"/>
    <w:rsid w:val="008D2A14"/>
    <w:rsid w:val="008D30F9"/>
    <w:rsid w:val="008D315A"/>
    <w:rsid w:val="008D31BD"/>
    <w:rsid w:val="008D36E4"/>
    <w:rsid w:val="008D37A3"/>
    <w:rsid w:val="008D385E"/>
    <w:rsid w:val="008D3BE3"/>
    <w:rsid w:val="008D4090"/>
    <w:rsid w:val="008D425F"/>
    <w:rsid w:val="008D493F"/>
    <w:rsid w:val="008D4CE8"/>
    <w:rsid w:val="008D5286"/>
    <w:rsid w:val="008D54B9"/>
    <w:rsid w:val="008D57A2"/>
    <w:rsid w:val="008D58EF"/>
    <w:rsid w:val="008D6C6F"/>
    <w:rsid w:val="008D71E1"/>
    <w:rsid w:val="008D7386"/>
    <w:rsid w:val="008D73BF"/>
    <w:rsid w:val="008D7449"/>
    <w:rsid w:val="008D74AF"/>
    <w:rsid w:val="008D7EBC"/>
    <w:rsid w:val="008D7FC1"/>
    <w:rsid w:val="008E020C"/>
    <w:rsid w:val="008E0364"/>
    <w:rsid w:val="008E0493"/>
    <w:rsid w:val="008E04DB"/>
    <w:rsid w:val="008E059F"/>
    <w:rsid w:val="008E0A97"/>
    <w:rsid w:val="008E115A"/>
    <w:rsid w:val="008E207E"/>
    <w:rsid w:val="008E2422"/>
    <w:rsid w:val="008E25D2"/>
    <w:rsid w:val="008E2788"/>
    <w:rsid w:val="008E2A90"/>
    <w:rsid w:val="008E2E94"/>
    <w:rsid w:val="008E30FF"/>
    <w:rsid w:val="008E319A"/>
    <w:rsid w:val="008E3A89"/>
    <w:rsid w:val="008E3F01"/>
    <w:rsid w:val="008E3FE0"/>
    <w:rsid w:val="008E43A0"/>
    <w:rsid w:val="008E49F2"/>
    <w:rsid w:val="008E4F11"/>
    <w:rsid w:val="008E4F5B"/>
    <w:rsid w:val="008E503B"/>
    <w:rsid w:val="008E5438"/>
    <w:rsid w:val="008E552D"/>
    <w:rsid w:val="008E578C"/>
    <w:rsid w:val="008E59DF"/>
    <w:rsid w:val="008E614F"/>
    <w:rsid w:val="008E62CD"/>
    <w:rsid w:val="008E654D"/>
    <w:rsid w:val="008E6A8E"/>
    <w:rsid w:val="008E6BFC"/>
    <w:rsid w:val="008E6CE3"/>
    <w:rsid w:val="008E722B"/>
    <w:rsid w:val="008E7244"/>
    <w:rsid w:val="008E7A03"/>
    <w:rsid w:val="008E7AF4"/>
    <w:rsid w:val="008F0027"/>
    <w:rsid w:val="008F0E67"/>
    <w:rsid w:val="008F0EBD"/>
    <w:rsid w:val="008F12E7"/>
    <w:rsid w:val="008F14F2"/>
    <w:rsid w:val="008F1B7C"/>
    <w:rsid w:val="008F1BAB"/>
    <w:rsid w:val="008F1CB8"/>
    <w:rsid w:val="008F21A4"/>
    <w:rsid w:val="008F2350"/>
    <w:rsid w:val="008F2838"/>
    <w:rsid w:val="008F2888"/>
    <w:rsid w:val="008F2BBA"/>
    <w:rsid w:val="008F2D7A"/>
    <w:rsid w:val="008F2DD9"/>
    <w:rsid w:val="008F2FFA"/>
    <w:rsid w:val="008F3253"/>
    <w:rsid w:val="008F33A1"/>
    <w:rsid w:val="008F343C"/>
    <w:rsid w:val="008F39F8"/>
    <w:rsid w:val="008F41BB"/>
    <w:rsid w:val="008F45B9"/>
    <w:rsid w:val="008F48A3"/>
    <w:rsid w:val="008F4999"/>
    <w:rsid w:val="008F4C66"/>
    <w:rsid w:val="008F4E44"/>
    <w:rsid w:val="008F55C1"/>
    <w:rsid w:val="008F5B1C"/>
    <w:rsid w:val="008F5ED4"/>
    <w:rsid w:val="008F6224"/>
    <w:rsid w:val="008F6323"/>
    <w:rsid w:val="008F68FC"/>
    <w:rsid w:val="008F6A2A"/>
    <w:rsid w:val="008F6B25"/>
    <w:rsid w:val="008F7389"/>
    <w:rsid w:val="008F745C"/>
    <w:rsid w:val="009001F6"/>
    <w:rsid w:val="009009C4"/>
    <w:rsid w:val="00900C96"/>
    <w:rsid w:val="00900D98"/>
    <w:rsid w:val="009011E2"/>
    <w:rsid w:val="0090141C"/>
    <w:rsid w:val="009019AE"/>
    <w:rsid w:val="00901D62"/>
    <w:rsid w:val="00901F4F"/>
    <w:rsid w:val="00901F5A"/>
    <w:rsid w:val="00901FE9"/>
    <w:rsid w:val="009020B9"/>
    <w:rsid w:val="00902554"/>
    <w:rsid w:val="00902677"/>
    <w:rsid w:val="0090290B"/>
    <w:rsid w:val="00902A99"/>
    <w:rsid w:val="00902E99"/>
    <w:rsid w:val="00902EE3"/>
    <w:rsid w:val="00902FD3"/>
    <w:rsid w:val="009034AB"/>
    <w:rsid w:val="00903534"/>
    <w:rsid w:val="009036E3"/>
    <w:rsid w:val="0090394C"/>
    <w:rsid w:val="00903BF6"/>
    <w:rsid w:val="00903CA1"/>
    <w:rsid w:val="00903D12"/>
    <w:rsid w:val="00904086"/>
    <w:rsid w:val="0090439A"/>
    <w:rsid w:val="00904628"/>
    <w:rsid w:val="00904903"/>
    <w:rsid w:val="00905757"/>
    <w:rsid w:val="009059D6"/>
    <w:rsid w:val="00905B16"/>
    <w:rsid w:val="00905B1F"/>
    <w:rsid w:val="00905F8A"/>
    <w:rsid w:val="00906069"/>
    <w:rsid w:val="00906434"/>
    <w:rsid w:val="00906562"/>
    <w:rsid w:val="00906A42"/>
    <w:rsid w:val="00906BA0"/>
    <w:rsid w:val="00907293"/>
    <w:rsid w:val="009072A3"/>
    <w:rsid w:val="009075E8"/>
    <w:rsid w:val="009077E5"/>
    <w:rsid w:val="009078AA"/>
    <w:rsid w:val="0090790E"/>
    <w:rsid w:val="0091070A"/>
    <w:rsid w:val="009109E9"/>
    <w:rsid w:val="009109F6"/>
    <w:rsid w:val="00910A0E"/>
    <w:rsid w:val="00910BDC"/>
    <w:rsid w:val="00911410"/>
    <w:rsid w:val="009114B8"/>
    <w:rsid w:val="00911533"/>
    <w:rsid w:val="009117EC"/>
    <w:rsid w:val="00911F7D"/>
    <w:rsid w:val="009121AA"/>
    <w:rsid w:val="00912465"/>
    <w:rsid w:val="0091251F"/>
    <w:rsid w:val="0091293D"/>
    <w:rsid w:val="00913EE4"/>
    <w:rsid w:val="009144C2"/>
    <w:rsid w:val="009145D9"/>
    <w:rsid w:val="009145E5"/>
    <w:rsid w:val="00914770"/>
    <w:rsid w:val="009147B3"/>
    <w:rsid w:val="00914BB3"/>
    <w:rsid w:val="00914BE2"/>
    <w:rsid w:val="00914D8D"/>
    <w:rsid w:val="00914EE9"/>
    <w:rsid w:val="00915863"/>
    <w:rsid w:val="00916583"/>
    <w:rsid w:val="0091684D"/>
    <w:rsid w:val="009169A1"/>
    <w:rsid w:val="00916FDC"/>
    <w:rsid w:val="00917213"/>
    <w:rsid w:val="0091729D"/>
    <w:rsid w:val="00917803"/>
    <w:rsid w:val="00917A66"/>
    <w:rsid w:val="00917E7D"/>
    <w:rsid w:val="009205EC"/>
    <w:rsid w:val="00920BAC"/>
    <w:rsid w:val="00920D5B"/>
    <w:rsid w:val="00920DEA"/>
    <w:rsid w:val="00920E4E"/>
    <w:rsid w:val="009210B9"/>
    <w:rsid w:val="009210DB"/>
    <w:rsid w:val="009213C1"/>
    <w:rsid w:val="00921980"/>
    <w:rsid w:val="00921A75"/>
    <w:rsid w:val="00921AD7"/>
    <w:rsid w:val="009221F3"/>
    <w:rsid w:val="009222E4"/>
    <w:rsid w:val="009228AA"/>
    <w:rsid w:val="00922900"/>
    <w:rsid w:val="0092297C"/>
    <w:rsid w:val="00922C24"/>
    <w:rsid w:val="009230EB"/>
    <w:rsid w:val="00923176"/>
    <w:rsid w:val="00923311"/>
    <w:rsid w:val="00923618"/>
    <w:rsid w:val="00923B90"/>
    <w:rsid w:val="0092429E"/>
    <w:rsid w:val="00924435"/>
    <w:rsid w:val="00924540"/>
    <w:rsid w:val="00924560"/>
    <w:rsid w:val="0092483F"/>
    <w:rsid w:val="00924AB4"/>
    <w:rsid w:val="00924FDD"/>
    <w:rsid w:val="00925022"/>
    <w:rsid w:val="0092527C"/>
    <w:rsid w:val="009253FC"/>
    <w:rsid w:val="00925573"/>
    <w:rsid w:val="0092573A"/>
    <w:rsid w:val="0092592A"/>
    <w:rsid w:val="00925F43"/>
    <w:rsid w:val="00925F51"/>
    <w:rsid w:val="00926188"/>
    <w:rsid w:val="009262C4"/>
    <w:rsid w:val="009264D7"/>
    <w:rsid w:val="0092663E"/>
    <w:rsid w:val="00926AD7"/>
    <w:rsid w:val="00926B83"/>
    <w:rsid w:val="00926C7C"/>
    <w:rsid w:val="00926EAD"/>
    <w:rsid w:val="00927B91"/>
    <w:rsid w:val="00927FDD"/>
    <w:rsid w:val="00930114"/>
    <w:rsid w:val="00930EDA"/>
    <w:rsid w:val="00931541"/>
    <w:rsid w:val="00931A16"/>
    <w:rsid w:val="00931E83"/>
    <w:rsid w:val="00932218"/>
    <w:rsid w:val="00932388"/>
    <w:rsid w:val="00932708"/>
    <w:rsid w:val="009327BC"/>
    <w:rsid w:val="00932DD2"/>
    <w:rsid w:val="009332DB"/>
    <w:rsid w:val="0093345C"/>
    <w:rsid w:val="009334AC"/>
    <w:rsid w:val="009335A1"/>
    <w:rsid w:val="00933713"/>
    <w:rsid w:val="009338F9"/>
    <w:rsid w:val="00934039"/>
    <w:rsid w:val="00934653"/>
    <w:rsid w:val="0093481E"/>
    <w:rsid w:val="00934A9E"/>
    <w:rsid w:val="00934B4B"/>
    <w:rsid w:val="00934C74"/>
    <w:rsid w:val="00934CBD"/>
    <w:rsid w:val="00935632"/>
    <w:rsid w:val="00935634"/>
    <w:rsid w:val="00935B2D"/>
    <w:rsid w:val="00935F87"/>
    <w:rsid w:val="009361D9"/>
    <w:rsid w:val="009362BA"/>
    <w:rsid w:val="009362D4"/>
    <w:rsid w:val="009367F8"/>
    <w:rsid w:val="0093694A"/>
    <w:rsid w:val="00936D16"/>
    <w:rsid w:val="009370D0"/>
    <w:rsid w:val="0093718E"/>
    <w:rsid w:val="009377A2"/>
    <w:rsid w:val="00937B49"/>
    <w:rsid w:val="00937D12"/>
    <w:rsid w:val="00937DDA"/>
    <w:rsid w:val="00937E02"/>
    <w:rsid w:val="00937FA8"/>
    <w:rsid w:val="0094018F"/>
    <w:rsid w:val="00940373"/>
    <w:rsid w:val="0094037D"/>
    <w:rsid w:val="009404D7"/>
    <w:rsid w:val="0094094A"/>
    <w:rsid w:val="00940DC9"/>
    <w:rsid w:val="00940E73"/>
    <w:rsid w:val="009411EF"/>
    <w:rsid w:val="009412B9"/>
    <w:rsid w:val="0094130E"/>
    <w:rsid w:val="009415AD"/>
    <w:rsid w:val="0094194D"/>
    <w:rsid w:val="00941C96"/>
    <w:rsid w:val="00941D95"/>
    <w:rsid w:val="00941F44"/>
    <w:rsid w:val="0094204C"/>
    <w:rsid w:val="0094227D"/>
    <w:rsid w:val="009422E0"/>
    <w:rsid w:val="0094285B"/>
    <w:rsid w:val="00942BB2"/>
    <w:rsid w:val="00942F32"/>
    <w:rsid w:val="00942F4C"/>
    <w:rsid w:val="00943012"/>
    <w:rsid w:val="00943322"/>
    <w:rsid w:val="00943407"/>
    <w:rsid w:val="00943767"/>
    <w:rsid w:val="00943C70"/>
    <w:rsid w:val="00943EB3"/>
    <w:rsid w:val="00943F09"/>
    <w:rsid w:val="00944064"/>
    <w:rsid w:val="009440C3"/>
    <w:rsid w:val="00944237"/>
    <w:rsid w:val="0094438E"/>
    <w:rsid w:val="009446DA"/>
    <w:rsid w:val="009447C4"/>
    <w:rsid w:val="0094480E"/>
    <w:rsid w:val="00944C7A"/>
    <w:rsid w:val="00944D39"/>
    <w:rsid w:val="009450B7"/>
    <w:rsid w:val="00945146"/>
    <w:rsid w:val="009453BC"/>
    <w:rsid w:val="00945578"/>
    <w:rsid w:val="0094593F"/>
    <w:rsid w:val="00945AB4"/>
    <w:rsid w:val="00945C6B"/>
    <w:rsid w:val="00945D7D"/>
    <w:rsid w:val="00945E1F"/>
    <w:rsid w:val="0094657A"/>
    <w:rsid w:val="009465CB"/>
    <w:rsid w:val="009467D8"/>
    <w:rsid w:val="00946ABC"/>
    <w:rsid w:val="00946B22"/>
    <w:rsid w:val="00946C70"/>
    <w:rsid w:val="00946EA7"/>
    <w:rsid w:val="009470F4"/>
    <w:rsid w:val="009472EA"/>
    <w:rsid w:val="0094745B"/>
    <w:rsid w:val="0094746E"/>
    <w:rsid w:val="00947E1D"/>
    <w:rsid w:val="00947E74"/>
    <w:rsid w:val="009500A4"/>
    <w:rsid w:val="009502F9"/>
    <w:rsid w:val="009509BA"/>
    <w:rsid w:val="00950A26"/>
    <w:rsid w:val="00950D8C"/>
    <w:rsid w:val="00950DAE"/>
    <w:rsid w:val="00950E4F"/>
    <w:rsid w:val="00951268"/>
    <w:rsid w:val="00951280"/>
    <w:rsid w:val="0095169C"/>
    <w:rsid w:val="00951831"/>
    <w:rsid w:val="00951960"/>
    <w:rsid w:val="00951A1B"/>
    <w:rsid w:val="00951CFC"/>
    <w:rsid w:val="009521EC"/>
    <w:rsid w:val="00952331"/>
    <w:rsid w:val="009526E1"/>
    <w:rsid w:val="00952B8F"/>
    <w:rsid w:val="00952BB2"/>
    <w:rsid w:val="00952DB2"/>
    <w:rsid w:val="009530F2"/>
    <w:rsid w:val="0095335D"/>
    <w:rsid w:val="00953372"/>
    <w:rsid w:val="0095339A"/>
    <w:rsid w:val="009533DA"/>
    <w:rsid w:val="00953576"/>
    <w:rsid w:val="00953638"/>
    <w:rsid w:val="00953AA4"/>
    <w:rsid w:val="00953AB8"/>
    <w:rsid w:val="00953AE0"/>
    <w:rsid w:val="00953E5B"/>
    <w:rsid w:val="0095417E"/>
    <w:rsid w:val="009541B4"/>
    <w:rsid w:val="009543B8"/>
    <w:rsid w:val="009547C1"/>
    <w:rsid w:val="009549E8"/>
    <w:rsid w:val="00954BB3"/>
    <w:rsid w:val="0095549F"/>
    <w:rsid w:val="009558E5"/>
    <w:rsid w:val="00955B99"/>
    <w:rsid w:val="00955BC1"/>
    <w:rsid w:val="00955C68"/>
    <w:rsid w:val="00955EEB"/>
    <w:rsid w:val="009565B7"/>
    <w:rsid w:val="0095666F"/>
    <w:rsid w:val="009567AE"/>
    <w:rsid w:val="009567D2"/>
    <w:rsid w:val="009568B7"/>
    <w:rsid w:val="00956AA5"/>
    <w:rsid w:val="00956C21"/>
    <w:rsid w:val="00956EF5"/>
    <w:rsid w:val="00956F37"/>
    <w:rsid w:val="00957020"/>
    <w:rsid w:val="009572C1"/>
    <w:rsid w:val="00957439"/>
    <w:rsid w:val="00957492"/>
    <w:rsid w:val="00957686"/>
    <w:rsid w:val="0095787D"/>
    <w:rsid w:val="00957A30"/>
    <w:rsid w:val="00957C49"/>
    <w:rsid w:val="00957F7C"/>
    <w:rsid w:val="00957F82"/>
    <w:rsid w:val="009606CA"/>
    <w:rsid w:val="00960FBC"/>
    <w:rsid w:val="0096183B"/>
    <w:rsid w:val="00961873"/>
    <w:rsid w:val="0096188D"/>
    <w:rsid w:val="00961CD6"/>
    <w:rsid w:val="00961D54"/>
    <w:rsid w:val="00961EE6"/>
    <w:rsid w:val="00961F07"/>
    <w:rsid w:val="009628D2"/>
    <w:rsid w:val="00962A8C"/>
    <w:rsid w:val="00962AE0"/>
    <w:rsid w:val="00962B28"/>
    <w:rsid w:val="00962BB3"/>
    <w:rsid w:val="00962E93"/>
    <w:rsid w:val="00962ECF"/>
    <w:rsid w:val="00963801"/>
    <w:rsid w:val="00963A5F"/>
    <w:rsid w:val="00963E1F"/>
    <w:rsid w:val="00964053"/>
    <w:rsid w:val="0096414A"/>
    <w:rsid w:val="0096469D"/>
    <w:rsid w:val="00964726"/>
    <w:rsid w:val="009647D1"/>
    <w:rsid w:val="009648D8"/>
    <w:rsid w:val="00964B4B"/>
    <w:rsid w:val="00964C05"/>
    <w:rsid w:val="00964DF1"/>
    <w:rsid w:val="00964F7D"/>
    <w:rsid w:val="009651D5"/>
    <w:rsid w:val="0096589E"/>
    <w:rsid w:val="00965BE6"/>
    <w:rsid w:val="00965C35"/>
    <w:rsid w:val="00965DB5"/>
    <w:rsid w:val="00965EEA"/>
    <w:rsid w:val="00966772"/>
    <w:rsid w:val="009667FB"/>
    <w:rsid w:val="00966BD6"/>
    <w:rsid w:val="00966C7D"/>
    <w:rsid w:val="0096741F"/>
    <w:rsid w:val="0096757F"/>
    <w:rsid w:val="009679D1"/>
    <w:rsid w:val="009679F9"/>
    <w:rsid w:val="00970280"/>
    <w:rsid w:val="0097029E"/>
    <w:rsid w:val="009702C4"/>
    <w:rsid w:val="009702EE"/>
    <w:rsid w:val="00970308"/>
    <w:rsid w:val="00970412"/>
    <w:rsid w:val="00970572"/>
    <w:rsid w:val="009706E4"/>
    <w:rsid w:val="0097090C"/>
    <w:rsid w:val="00970CBB"/>
    <w:rsid w:val="00970DDC"/>
    <w:rsid w:val="00970E0A"/>
    <w:rsid w:val="0097112D"/>
    <w:rsid w:val="009713DE"/>
    <w:rsid w:val="00971500"/>
    <w:rsid w:val="00971513"/>
    <w:rsid w:val="009717BE"/>
    <w:rsid w:val="00971EC7"/>
    <w:rsid w:val="00971FCF"/>
    <w:rsid w:val="00971FF7"/>
    <w:rsid w:val="009723F6"/>
    <w:rsid w:val="00972DC2"/>
    <w:rsid w:val="00972EE2"/>
    <w:rsid w:val="009737D7"/>
    <w:rsid w:val="00973A64"/>
    <w:rsid w:val="00973F96"/>
    <w:rsid w:val="009740F4"/>
    <w:rsid w:val="009748BD"/>
    <w:rsid w:val="00974C42"/>
    <w:rsid w:val="00974D20"/>
    <w:rsid w:val="00974F52"/>
    <w:rsid w:val="00975094"/>
    <w:rsid w:val="00975501"/>
    <w:rsid w:val="009759BB"/>
    <w:rsid w:val="00976154"/>
    <w:rsid w:val="00976514"/>
    <w:rsid w:val="009769DD"/>
    <w:rsid w:val="00976A9A"/>
    <w:rsid w:val="00976EBC"/>
    <w:rsid w:val="009774A9"/>
    <w:rsid w:val="009778F7"/>
    <w:rsid w:val="00977BC2"/>
    <w:rsid w:val="00977C78"/>
    <w:rsid w:val="0098074F"/>
    <w:rsid w:val="009809AA"/>
    <w:rsid w:val="00980B1F"/>
    <w:rsid w:val="009816BE"/>
    <w:rsid w:val="009816DF"/>
    <w:rsid w:val="00981793"/>
    <w:rsid w:val="00981796"/>
    <w:rsid w:val="00981951"/>
    <w:rsid w:val="00981C59"/>
    <w:rsid w:val="0098240D"/>
    <w:rsid w:val="009825D5"/>
    <w:rsid w:val="00982835"/>
    <w:rsid w:val="00982B79"/>
    <w:rsid w:val="00982FCC"/>
    <w:rsid w:val="00982FEF"/>
    <w:rsid w:val="00983335"/>
    <w:rsid w:val="00983488"/>
    <w:rsid w:val="00983835"/>
    <w:rsid w:val="00983894"/>
    <w:rsid w:val="00983F15"/>
    <w:rsid w:val="009845B5"/>
    <w:rsid w:val="00984D90"/>
    <w:rsid w:val="00984FD1"/>
    <w:rsid w:val="0098516B"/>
    <w:rsid w:val="00985611"/>
    <w:rsid w:val="009858CE"/>
    <w:rsid w:val="00985F55"/>
    <w:rsid w:val="0098639D"/>
    <w:rsid w:val="00986A1D"/>
    <w:rsid w:val="00986B76"/>
    <w:rsid w:val="00986EEB"/>
    <w:rsid w:val="0098749A"/>
    <w:rsid w:val="009876D2"/>
    <w:rsid w:val="0098792C"/>
    <w:rsid w:val="00987A46"/>
    <w:rsid w:val="00987A89"/>
    <w:rsid w:val="00987DAF"/>
    <w:rsid w:val="00990540"/>
    <w:rsid w:val="009905BE"/>
    <w:rsid w:val="00991030"/>
    <w:rsid w:val="00991B41"/>
    <w:rsid w:val="00991D84"/>
    <w:rsid w:val="00991E33"/>
    <w:rsid w:val="00992085"/>
    <w:rsid w:val="0099222B"/>
    <w:rsid w:val="00992381"/>
    <w:rsid w:val="00992416"/>
    <w:rsid w:val="00992417"/>
    <w:rsid w:val="00992547"/>
    <w:rsid w:val="00992C35"/>
    <w:rsid w:val="00992E17"/>
    <w:rsid w:val="00992E69"/>
    <w:rsid w:val="00993754"/>
    <w:rsid w:val="009937B4"/>
    <w:rsid w:val="00993954"/>
    <w:rsid w:val="00993F0D"/>
    <w:rsid w:val="009945DE"/>
    <w:rsid w:val="00994A88"/>
    <w:rsid w:val="00994AB3"/>
    <w:rsid w:val="00994D17"/>
    <w:rsid w:val="0099505C"/>
    <w:rsid w:val="00995196"/>
    <w:rsid w:val="00995FA6"/>
    <w:rsid w:val="00995FE8"/>
    <w:rsid w:val="009960F7"/>
    <w:rsid w:val="0099617E"/>
    <w:rsid w:val="0099621E"/>
    <w:rsid w:val="00996264"/>
    <w:rsid w:val="009967F4"/>
    <w:rsid w:val="00996828"/>
    <w:rsid w:val="009968B3"/>
    <w:rsid w:val="00996AB1"/>
    <w:rsid w:val="00996AF7"/>
    <w:rsid w:val="00996C38"/>
    <w:rsid w:val="00997596"/>
    <w:rsid w:val="0099791A"/>
    <w:rsid w:val="009A0050"/>
    <w:rsid w:val="009A0075"/>
    <w:rsid w:val="009A0221"/>
    <w:rsid w:val="009A0238"/>
    <w:rsid w:val="009A0331"/>
    <w:rsid w:val="009A0385"/>
    <w:rsid w:val="009A0C6A"/>
    <w:rsid w:val="009A0E12"/>
    <w:rsid w:val="009A12AA"/>
    <w:rsid w:val="009A12CC"/>
    <w:rsid w:val="009A157E"/>
    <w:rsid w:val="009A1586"/>
    <w:rsid w:val="009A1E73"/>
    <w:rsid w:val="009A1FBE"/>
    <w:rsid w:val="009A2008"/>
    <w:rsid w:val="009A2055"/>
    <w:rsid w:val="009A2B24"/>
    <w:rsid w:val="009A2B62"/>
    <w:rsid w:val="009A2BD1"/>
    <w:rsid w:val="009A304B"/>
    <w:rsid w:val="009A35AB"/>
    <w:rsid w:val="009A369F"/>
    <w:rsid w:val="009A3761"/>
    <w:rsid w:val="009A3D1E"/>
    <w:rsid w:val="009A3E80"/>
    <w:rsid w:val="009A41B3"/>
    <w:rsid w:val="009A44AA"/>
    <w:rsid w:val="009A45F8"/>
    <w:rsid w:val="009A484F"/>
    <w:rsid w:val="009A4A94"/>
    <w:rsid w:val="009A4AA9"/>
    <w:rsid w:val="009A52D8"/>
    <w:rsid w:val="009A5778"/>
    <w:rsid w:val="009A5841"/>
    <w:rsid w:val="009A5E0F"/>
    <w:rsid w:val="009A6121"/>
    <w:rsid w:val="009A63E4"/>
    <w:rsid w:val="009A65FA"/>
    <w:rsid w:val="009A6798"/>
    <w:rsid w:val="009A6869"/>
    <w:rsid w:val="009A6948"/>
    <w:rsid w:val="009A6AE8"/>
    <w:rsid w:val="009A708C"/>
    <w:rsid w:val="009A7313"/>
    <w:rsid w:val="009A77D0"/>
    <w:rsid w:val="009A77F9"/>
    <w:rsid w:val="009A784D"/>
    <w:rsid w:val="009A7B7B"/>
    <w:rsid w:val="009A7B90"/>
    <w:rsid w:val="009A7C29"/>
    <w:rsid w:val="009A7E36"/>
    <w:rsid w:val="009B0450"/>
    <w:rsid w:val="009B08AA"/>
    <w:rsid w:val="009B0BFD"/>
    <w:rsid w:val="009B0D7B"/>
    <w:rsid w:val="009B0E19"/>
    <w:rsid w:val="009B131A"/>
    <w:rsid w:val="009B13BA"/>
    <w:rsid w:val="009B1A45"/>
    <w:rsid w:val="009B1A71"/>
    <w:rsid w:val="009B1C75"/>
    <w:rsid w:val="009B2598"/>
    <w:rsid w:val="009B26F6"/>
    <w:rsid w:val="009B27A3"/>
    <w:rsid w:val="009B28B0"/>
    <w:rsid w:val="009B2B2D"/>
    <w:rsid w:val="009B2C0C"/>
    <w:rsid w:val="009B2C15"/>
    <w:rsid w:val="009B2C2C"/>
    <w:rsid w:val="009B2DFA"/>
    <w:rsid w:val="009B2E9E"/>
    <w:rsid w:val="009B3141"/>
    <w:rsid w:val="009B31CA"/>
    <w:rsid w:val="009B32DD"/>
    <w:rsid w:val="009B349C"/>
    <w:rsid w:val="009B38D0"/>
    <w:rsid w:val="009B3DA7"/>
    <w:rsid w:val="009B3EA2"/>
    <w:rsid w:val="009B3F64"/>
    <w:rsid w:val="009B47E2"/>
    <w:rsid w:val="009B4B2F"/>
    <w:rsid w:val="009B4D5A"/>
    <w:rsid w:val="009B502C"/>
    <w:rsid w:val="009B5BB7"/>
    <w:rsid w:val="009B5C1E"/>
    <w:rsid w:val="009B5FC7"/>
    <w:rsid w:val="009B6401"/>
    <w:rsid w:val="009B6599"/>
    <w:rsid w:val="009B6A3C"/>
    <w:rsid w:val="009B6B1F"/>
    <w:rsid w:val="009B6D17"/>
    <w:rsid w:val="009B6F42"/>
    <w:rsid w:val="009B7E3D"/>
    <w:rsid w:val="009C03E0"/>
    <w:rsid w:val="009C064B"/>
    <w:rsid w:val="009C0CD5"/>
    <w:rsid w:val="009C0E82"/>
    <w:rsid w:val="009C142C"/>
    <w:rsid w:val="009C1592"/>
    <w:rsid w:val="009C15A2"/>
    <w:rsid w:val="009C161D"/>
    <w:rsid w:val="009C1688"/>
    <w:rsid w:val="009C16DB"/>
    <w:rsid w:val="009C178E"/>
    <w:rsid w:val="009C182E"/>
    <w:rsid w:val="009C1ADB"/>
    <w:rsid w:val="009C1F6F"/>
    <w:rsid w:val="009C23A6"/>
    <w:rsid w:val="009C26B7"/>
    <w:rsid w:val="009C292C"/>
    <w:rsid w:val="009C2C22"/>
    <w:rsid w:val="009C2F2E"/>
    <w:rsid w:val="009C329C"/>
    <w:rsid w:val="009C329D"/>
    <w:rsid w:val="009C376B"/>
    <w:rsid w:val="009C380C"/>
    <w:rsid w:val="009C387D"/>
    <w:rsid w:val="009C390C"/>
    <w:rsid w:val="009C3A9D"/>
    <w:rsid w:val="009C3C5E"/>
    <w:rsid w:val="009C3D7E"/>
    <w:rsid w:val="009C3ECA"/>
    <w:rsid w:val="009C41E1"/>
    <w:rsid w:val="009C4871"/>
    <w:rsid w:val="009C4EC1"/>
    <w:rsid w:val="009C4FCE"/>
    <w:rsid w:val="009C5201"/>
    <w:rsid w:val="009C5354"/>
    <w:rsid w:val="009C539E"/>
    <w:rsid w:val="009C6420"/>
    <w:rsid w:val="009C6653"/>
    <w:rsid w:val="009C6720"/>
    <w:rsid w:val="009C6AD8"/>
    <w:rsid w:val="009C6BD6"/>
    <w:rsid w:val="009C6DFD"/>
    <w:rsid w:val="009C7306"/>
    <w:rsid w:val="009C7363"/>
    <w:rsid w:val="009C7452"/>
    <w:rsid w:val="009C7783"/>
    <w:rsid w:val="009C783D"/>
    <w:rsid w:val="009C78FE"/>
    <w:rsid w:val="009C7B28"/>
    <w:rsid w:val="009C7BF7"/>
    <w:rsid w:val="009C7DB8"/>
    <w:rsid w:val="009C7DF3"/>
    <w:rsid w:val="009D0356"/>
    <w:rsid w:val="009D094D"/>
    <w:rsid w:val="009D0A73"/>
    <w:rsid w:val="009D174C"/>
    <w:rsid w:val="009D17A0"/>
    <w:rsid w:val="009D1834"/>
    <w:rsid w:val="009D1FC3"/>
    <w:rsid w:val="009D2205"/>
    <w:rsid w:val="009D22B0"/>
    <w:rsid w:val="009D2307"/>
    <w:rsid w:val="009D2702"/>
    <w:rsid w:val="009D2FCB"/>
    <w:rsid w:val="009D3132"/>
    <w:rsid w:val="009D36E0"/>
    <w:rsid w:val="009D36E1"/>
    <w:rsid w:val="009D36FB"/>
    <w:rsid w:val="009D37F4"/>
    <w:rsid w:val="009D3863"/>
    <w:rsid w:val="009D394F"/>
    <w:rsid w:val="009D45AC"/>
    <w:rsid w:val="009D45BD"/>
    <w:rsid w:val="009D45C3"/>
    <w:rsid w:val="009D4647"/>
    <w:rsid w:val="009D4863"/>
    <w:rsid w:val="009D4C22"/>
    <w:rsid w:val="009D4C45"/>
    <w:rsid w:val="009D4EC6"/>
    <w:rsid w:val="009D58F0"/>
    <w:rsid w:val="009D594D"/>
    <w:rsid w:val="009D59FE"/>
    <w:rsid w:val="009D5BC0"/>
    <w:rsid w:val="009D60F2"/>
    <w:rsid w:val="009D61BE"/>
    <w:rsid w:val="009D61DD"/>
    <w:rsid w:val="009D62DF"/>
    <w:rsid w:val="009D6553"/>
    <w:rsid w:val="009D6999"/>
    <w:rsid w:val="009D6E96"/>
    <w:rsid w:val="009D74DA"/>
    <w:rsid w:val="009D761A"/>
    <w:rsid w:val="009D7B23"/>
    <w:rsid w:val="009E0000"/>
    <w:rsid w:val="009E07B6"/>
    <w:rsid w:val="009E0D26"/>
    <w:rsid w:val="009E1B64"/>
    <w:rsid w:val="009E1FCF"/>
    <w:rsid w:val="009E2017"/>
    <w:rsid w:val="009E21D9"/>
    <w:rsid w:val="009E243C"/>
    <w:rsid w:val="009E256A"/>
    <w:rsid w:val="009E2583"/>
    <w:rsid w:val="009E2683"/>
    <w:rsid w:val="009E27AF"/>
    <w:rsid w:val="009E29DE"/>
    <w:rsid w:val="009E2CCC"/>
    <w:rsid w:val="009E2F88"/>
    <w:rsid w:val="009E35FC"/>
    <w:rsid w:val="009E3800"/>
    <w:rsid w:val="009E3910"/>
    <w:rsid w:val="009E39BF"/>
    <w:rsid w:val="009E3AC7"/>
    <w:rsid w:val="009E3B77"/>
    <w:rsid w:val="009E3DE2"/>
    <w:rsid w:val="009E4094"/>
    <w:rsid w:val="009E4585"/>
    <w:rsid w:val="009E465D"/>
    <w:rsid w:val="009E4C11"/>
    <w:rsid w:val="009E4CEB"/>
    <w:rsid w:val="009E4DB0"/>
    <w:rsid w:val="009E4FA6"/>
    <w:rsid w:val="009E5445"/>
    <w:rsid w:val="009E55B1"/>
    <w:rsid w:val="009E57F6"/>
    <w:rsid w:val="009E5EAA"/>
    <w:rsid w:val="009E5F70"/>
    <w:rsid w:val="009E6076"/>
    <w:rsid w:val="009E644D"/>
    <w:rsid w:val="009E663B"/>
    <w:rsid w:val="009E6C61"/>
    <w:rsid w:val="009E6EB9"/>
    <w:rsid w:val="009E6F9F"/>
    <w:rsid w:val="009E714F"/>
    <w:rsid w:val="009E7468"/>
    <w:rsid w:val="009E7894"/>
    <w:rsid w:val="009E7D5F"/>
    <w:rsid w:val="009E7DBC"/>
    <w:rsid w:val="009E7ED5"/>
    <w:rsid w:val="009F028A"/>
    <w:rsid w:val="009F05F9"/>
    <w:rsid w:val="009F06F7"/>
    <w:rsid w:val="009F0A10"/>
    <w:rsid w:val="009F0ED5"/>
    <w:rsid w:val="009F0F7F"/>
    <w:rsid w:val="009F1467"/>
    <w:rsid w:val="009F157F"/>
    <w:rsid w:val="009F1582"/>
    <w:rsid w:val="009F1737"/>
    <w:rsid w:val="009F1A96"/>
    <w:rsid w:val="009F2339"/>
    <w:rsid w:val="009F27BD"/>
    <w:rsid w:val="009F2D2F"/>
    <w:rsid w:val="009F2E83"/>
    <w:rsid w:val="009F30DC"/>
    <w:rsid w:val="009F30DF"/>
    <w:rsid w:val="009F35EA"/>
    <w:rsid w:val="009F3AC4"/>
    <w:rsid w:val="009F417A"/>
    <w:rsid w:val="009F4AE3"/>
    <w:rsid w:val="009F4BE1"/>
    <w:rsid w:val="009F4D42"/>
    <w:rsid w:val="009F51D9"/>
    <w:rsid w:val="009F56C3"/>
    <w:rsid w:val="009F5822"/>
    <w:rsid w:val="009F59E3"/>
    <w:rsid w:val="009F5C6F"/>
    <w:rsid w:val="009F5D4F"/>
    <w:rsid w:val="009F6390"/>
    <w:rsid w:val="009F6B22"/>
    <w:rsid w:val="009F6F9C"/>
    <w:rsid w:val="009F704A"/>
    <w:rsid w:val="009F70A1"/>
    <w:rsid w:val="009F7A4B"/>
    <w:rsid w:val="009F7E79"/>
    <w:rsid w:val="00A0087B"/>
    <w:rsid w:val="00A00B79"/>
    <w:rsid w:val="00A00CF5"/>
    <w:rsid w:val="00A00E43"/>
    <w:rsid w:val="00A00FF1"/>
    <w:rsid w:val="00A010A4"/>
    <w:rsid w:val="00A01632"/>
    <w:rsid w:val="00A016A3"/>
    <w:rsid w:val="00A01D3E"/>
    <w:rsid w:val="00A01E02"/>
    <w:rsid w:val="00A01F45"/>
    <w:rsid w:val="00A0210B"/>
    <w:rsid w:val="00A0220D"/>
    <w:rsid w:val="00A022B0"/>
    <w:rsid w:val="00A02402"/>
    <w:rsid w:val="00A02772"/>
    <w:rsid w:val="00A02CB4"/>
    <w:rsid w:val="00A02CC0"/>
    <w:rsid w:val="00A036E7"/>
    <w:rsid w:val="00A038C6"/>
    <w:rsid w:val="00A0460F"/>
    <w:rsid w:val="00A0463C"/>
    <w:rsid w:val="00A046F8"/>
    <w:rsid w:val="00A0473F"/>
    <w:rsid w:val="00A04C48"/>
    <w:rsid w:val="00A0529F"/>
    <w:rsid w:val="00A0552B"/>
    <w:rsid w:val="00A05850"/>
    <w:rsid w:val="00A0601E"/>
    <w:rsid w:val="00A0609C"/>
    <w:rsid w:val="00A06211"/>
    <w:rsid w:val="00A064F7"/>
    <w:rsid w:val="00A06786"/>
    <w:rsid w:val="00A06880"/>
    <w:rsid w:val="00A06D1D"/>
    <w:rsid w:val="00A06FAE"/>
    <w:rsid w:val="00A0712F"/>
    <w:rsid w:val="00A071E1"/>
    <w:rsid w:val="00A074A3"/>
    <w:rsid w:val="00A0764E"/>
    <w:rsid w:val="00A077AF"/>
    <w:rsid w:val="00A07C6C"/>
    <w:rsid w:val="00A1002A"/>
    <w:rsid w:val="00A10620"/>
    <w:rsid w:val="00A10C6F"/>
    <w:rsid w:val="00A10EA1"/>
    <w:rsid w:val="00A11691"/>
    <w:rsid w:val="00A1178B"/>
    <w:rsid w:val="00A11C7E"/>
    <w:rsid w:val="00A12380"/>
    <w:rsid w:val="00A12655"/>
    <w:rsid w:val="00A12833"/>
    <w:rsid w:val="00A12A5D"/>
    <w:rsid w:val="00A12CD2"/>
    <w:rsid w:val="00A12FBC"/>
    <w:rsid w:val="00A131EE"/>
    <w:rsid w:val="00A1350A"/>
    <w:rsid w:val="00A136BD"/>
    <w:rsid w:val="00A13B4B"/>
    <w:rsid w:val="00A13C94"/>
    <w:rsid w:val="00A140E9"/>
    <w:rsid w:val="00A1434D"/>
    <w:rsid w:val="00A146EF"/>
    <w:rsid w:val="00A148D8"/>
    <w:rsid w:val="00A149EA"/>
    <w:rsid w:val="00A14CA7"/>
    <w:rsid w:val="00A14E14"/>
    <w:rsid w:val="00A14F84"/>
    <w:rsid w:val="00A15123"/>
    <w:rsid w:val="00A15CDC"/>
    <w:rsid w:val="00A15EDD"/>
    <w:rsid w:val="00A16070"/>
    <w:rsid w:val="00A160D4"/>
    <w:rsid w:val="00A1638B"/>
    <w:rsid w:val="00A16E81"/>
    <w:rsid w:val="00A17239"/>
    <w:rsid w:val="00A172BD"/>
    <w:rsid w:val="00A17610"/>
    <w:rsid w:val="00A17627"/>
    <w:rsid w:val="00A17A62"/>
    <w:rsid w:val="00A2043F"/>
    <w:rsid w:val="00A20602"/>
    <w:rsid w:val="00A206C0"/>
    <w:rsid w:val="00A20B61"/>
    <w:rsid w:val="00A20B84"/>
    <w:rsid w:val="00A20E2A"/>
    <w:rsid w:val="00A21B5F"/>
    <w:rsid w:val="00A21D43"/>
    <w:rsid w:val="00A225C8"/>
    <w:rsid w:val="00A225FD"/>
    <w:rsid w:val="00A22962"/>
    <w:rsid w:val="00A22CA9"/>
    <w:rsid w:val="00A22D9B"/>
    <w:rsid w:val="00A22DDB"/>
    <w:rsid w:val="00A23303"/>
    <w:rsid w:val="00A23A18"/>
    <w:rsid w:val="00A2414C"/>
    <w:rsid w:val="00A241B6"/>
    <w:rsid w:val="00A24248"/>
    <w:rsid w:val="00A24298"/>
    <w:rsid w:val="00A248C2"/>
    <w:rsid w:val="00A24B89"/>
    <w:rsid w:val="00A24C12"/>
    <w:rsid w:val="00A24D88"/>
    <w:rsid w:val="00A24ECB"/>
    <w:rsid w:val="00A2511A"/>
    <w:rsid w:val="00A253DB"/>
    <w:rsid w:val="00A2568D"/>
    <w:rsid w:val="00A25724"/>
    <w:rsid w:val="00A25AD3"/>
    <w:rsid w:val="00A25D09"/>
    <w:rsid w:val="00A25E90"/>
    <w:rsid w:val="00A2620D"/>
    <w:rsid w:val="00A26735"/>
    <w:rsid w:val="00A2683B"/>
    <w:rsid w:val="00A26867"/>
    <w:rsid w:val="00A2697F"/>
    <w:rsid w:val="00A26DAE"/>
    <w:rsid w:val="00A26E3C"/>
    <w:rsid w:val="00A26F07"/>
    <w:rsid w:val="00A2774B"/>
    <w:rsid w:val="00A27DC7"/>
    <w:rsid w:val="00A27EB9"/>
    <w:rsid w:val="00A3034D"/>
    <w:rsid w:val="00A30567"/>
    <w:rsid w:val="00A306F8"/>
    <w:rsid w:val="00A30B2B"/>
    <w:rsid w:val="00A30E33"/>
    <w:rsid w:val="00A30E9F"/>
    <w:rsid w:val="00A3124A"/>
    <w:rsid w:val="00A316B6"/>
    <w:rsid w:val="00A317A8"/>
    <w:rsid w:val="00A318CA"/>
    <w:rsid w:val="00A3193B"/>
    <w:rsid w:val="00A319D6"/>
    <w:rsid w:val="00A31A0B"/>
    <w:rsid w:val="00A31A8D"/>
    <w:rsid w:val="00A32607"/>
    <w:rsid w:val="00A32612"/>
    <w:rsid w:val="00A32E8E"/>
    <w:rsid w:val="00A332B4"/>
    <w:rsid w:val="00A334F4"/>
    <w:rsid w:val="00A33684"/>
    <w:rsid w:val="00A338F1"/>
    <w:rsid w:val="00A34230"/>
    <w:rsid w:val="00A344E7"/>
    <w:rsid w:val="00A345C6"/>
    <w:rsid w:val="00A35137"/>
    <w:rsid w:val="00A352D5"/>
    <w:rsid w:val="00A353F3"/>
    <w:rsid w:val="00A355A9"/>
    <w:rsid w:val="00A355C1"/>
    <w:rsid w:val="00A357E3"/>
    <w:rsid w:val="00A35856"/>
    <w:rsid w:val="00A35CA9"/>
    <w:rsid w:val="00A35D79"/>
    <w:rsid w:val="00A35EA1"/>
    <w:rsid w:val="00A360A2"/>
    <w:rsid w:val="00A3632D"/>
    <w:rsid w:val="00A36428"/>
    <w:rsid w:val="00A36C20"/>
    <w:rsid w:val="00A36D2F"/>
    <w:rsid w:val="00A37321"/>
    <w:rsid w:val="00A374BD"/>
    <w:rsid w:val="00A376C1"/>
    <w:rsid w:val="00A40537"/>
    <w:rsid w:val="00A40CD4"/>
    <w:rsid w:val="00A40CF9"/>
    <w:rsid w:val="00A40E5E"/>
    <w:rsid w:val="00A40F3E"/>
    <w:rsid w:val="00A4143F"/>
    <w:rsid w:val="00A414EF"/>
    <w:rsid w:val="00A4164F"/>
    <w:rsid w:val="00A419B8"/>
    <w:rsid w:val="00A41B52"/>
    <w:rsid w:val="00A41B93"/>
    <w:rsid w:val="00A41D79"/>
    <w:rsid w:val="00A41E94"/>
    <w:rsid w:val="00A421B0"/>
    <w:rsid w:val="00A4265C"/>
    <w:rsid w:val="00A42708"/>
    <w:rsid w:val="00A42CA9"/>
    <w:rsid w:val="00A42FD9"/>
    <w:rsid w:val="00A430D1"/>
    <w:rsid w:val="00A430D4"/>
    <w:rsid w:val="00A4328B"/>
    <w:rsid w:val="00A43E7B"/>
    <w:rsid w:val="00A440AD"/>
    <w:rsid w:val="00A441CF"/>
    <w:rsid w:val="00A44411"/>
    <w:rsid w:val="00A44576"/>
    <w:rsid w:val="00A44660"/>
    <w:rsid w:val="00A44710"/>
    <w:rsid w:val="00A44994"/>
    <w:rsid w:val="00A4555D"/>
    <w:rsid w:val="00A45C46"/>
    <w:rsid w:val="00A45D74"/>
    <w:rsid w:val="00A45E6F"/>
    <w:rsid w:val="00A45EED"/>
    <w:rsid w:val="00A46026"/>
    <w:rsid w:val="00A46126"/>
    <w:rsid w:val="00A461AF"/>
    <w:rsid w:val="00A46306"/>
    <w:rsid w:val="00A465EF"/>
    <w:rsid w:val="00A469F3"/>
    <w:rsid w:val="00A46B36"/>
    <w:rsid w:val="00A46B44"/>
    <w:rsid w:val="00A46BD7"/>
    <w:rsid w:val="00A46EDE"/>
    <w:rsid w:val="00A46FB2"/>
    <w:rsid w:val="00A4706C"/>
    <w:rsid w:val="00A47306"/>
    <w:rsid w:val="00A475D7"/>
    <w:rsid w:val="00A47887"/>
    <w:rsid w:val="00A47F04"/>
    <w:rsid w:val="00A47F86"/>
    <w:rsid w:val="00A50A22"/>
    <w:rsid w:val="00A50ABB"/>
    <w:rsid w:val="00A50FD1"/>
    <w:rsid w:val="00A51222"/>
    <w:rsid w:val="00A5129C"/>
    <w:rsid w:val="00A513DC"/>
    <w:rsid w:val="00A5170C"/>
    <w:rsid w:val="00A517BC"/>
    <w:rsid w:val="00A518E1"/>
    <w:rsid w:val="00A51B5D"/>
    <w:rsid w:val="00A51BE6"/>
    <w:rsid w:val="00A5240F"/>
    <w:rsid w:val="00A52767"/>
    <w:rsid w:val="00A527B0"/>
    <w:rsid w:val="00A527C5"/>
    <w:rsid w:val="00A5282C"/>
    <w:rsid w:val="00A52BEE"/>
    <w:rsid w:val="00A52CAA"/>
    <w:rsid w:val="00A52D95"/>
    <w:rsid w:val="00A52E6A"/>
    <w:rsid w:val="00A5306B"/>
    <w:rsid w:val="00A535DE"/>
    <w:rsid w:val="00A536C7"/>
    <w:rsid w:val="00A53727"/>
    <w:rsid w:val="00A53838"/>
    <w:rsid w:val="00A53B04"/>
    <w:rsid w:val="00A53BEC"/>
    <w:rsid w:val="00A53D8D"/>
    <w:rsid w:val="00A53FAB"/>
    <w:rsid w:val="00A54151"/>
    <w:rsid w:val="00A5422B"/>
    <w:rsid w:val="00A543AF"/>
    <w:rsid w:val="00A543FF"/>
    <w:rsid w:val="00A5463D"/>
    <w:rsid w:val="00A54892"/>
    <w:rsid w:val="00A54E50"/>
    <w:rsid w:val="00A550F7"/>
    <w:rsid w:val="00A5516F"/>
    <w:rsid w:val="00A555A5"/>
    <w:rsid w:val="00A55731"/>
    <w:rsid w:val="00A557CF"/>
    <w:rsid w:val="00A558E2"/>
    <w:rsid w:val="00A559B0"/>
    <w:rsid w:val="00A55AE8"/>
    <w:rsid w:val="00A55B96"/>
    <w:rsid w:val="00A56246"/>
    <w:rsid w:val="00A562F7"/>
    <w:rsid w:val="00A5681B"/>
    <w:rsid w:val="00A56F30"/>
    <w:rsid w:val="00A56F5A"/>
    <w:rsid w:val="00A57364"/>
    <w:rsid w:val="00A579AB"/>
    <w:rsid w:val="00A57B20"/>
    <w:rsid w:val="00A600A3"/>
    <w:rsid w:val="00A60142"/>
    <w:rsid w:val="00A6039D"/>
    <w:rsid w:val="00A60622"/>
    <w:rsid w:val="00A60677"/>
    <w:rsid w:val="00A6093B"/>
    <w:rsid w:val="00A60E2E"/>
    <w:rsid w:val="00A60EA3"/>
    <w:rsid w:val="00A60F4B"/>
    <w:rsid w:val="00A6128A"/>
    <w:rsid w:val="00A614C2"/>
    <w:rsid w:val="00A61614"/>
    <w:rsid w:val="00A6161E"/>
    <w:rsid w:val="00A61BF4"/>
    <w:rsid w:val="00A61DF0"/>
    <w:rsid w:val="00A621D6"/>
    <w:rsid w:val="00A622F3"/>
    <w:rsid w:val="00A6272A"/>
    <w:rsid w:val="00A6278E"/>
    <w:rsid w:val="00A627C0"/>
    <w:rsid w:val="00A6295F"/>
    <w:rsid w:val="00A62A10"/>
    <w:rsid w:val="00A62ADC"/>
    <w:rsid w:val="00A62C66"/>
    <w:rsid w:val="00A637FE"/>
    <w:rsid w:val="00A63C8D"/>
    <w:rsid w:val="00A63F89"/>
    <w:rsid w:val="00A63F9B"/>
    <w:rsid w:val="00A640F8"/>
    <w:rsid w:val="00A6421A"/>
    <w:rsid w:val="00A64A8C"/>
    <w:rsid w:val="00A64B74"/>
    <w:rsid w:val="00A65011"/>
    <w:rsid w:val="00A652BB"/>
    <w:rsid w:val="00A65528"/>
    <w:rsid w:val="00A65891"/>
    <w:rsid w:val="00A65A87"/>
    <w:rsid w:val="00A661CB"/>
    <w:rsid w:val="00A662F4"/>
    <w:rsid w:val="00A66470"/>
    <w:rsid w:val="00A66A57"/>
    <w:rsid w:val="00A66A7B"/>
    <w:rsid w:val="00A67AC1"/>
    <w:rsid w:val="00A7009F"/>
    <w:rsid w:val="00A703EC"/>
    <w:rsid w:val="00A70BE9"/>
    <w:rsid w:val="00A70C3C"/>
    <w:rsid w:val="00A70CD5"/>
    <w:rsid w:val="00A70FEE"/>
    <w:rsid w:val="00A7115D"/>
    <w:rsid w:val="00A711C6"/>
    <w:rsid w:val="00A71424"/>
    <w:rsid w:val="00A7151F"/>
    <w:rsid w:val="00A71595"/>
    <w:rsid w:val="00A71832"/>
    <w:rsid w:val="00A72687"/>
    <w:rsid w:val="00A7288C"/>
    <w:rsid w:val="00A72C58"/>
    <w:rsid w:val="00A7346E"/>
    <w:rsid w:val="00A736BE"/>
    <w:rsid w:val="00A736F6"/>
    <w:rsid w:val="00A7373D"/>
    <w:rsid w:val="00A73875"/>
    <w:rsid w:val="00A739BF"/>
    <w:rsid w:val="00A739FC"/>
    <w:rsid w:val="00A73CAC"/>
    <w:rsid w:val="00A74336"/>
    <w:rsid w:val="00A743CF"/>
    <w:rsid w:val="00A748F8"/>
    <w:rsid w:val="00A74968"/>
    <w:rsid w:val="00A74AFE"/>
    <w:rsid w:val="00A74EEA"/>
    <w:rsid w:val="00A750E1"/>
    <w:rsid w:val="00A755A5"/>
    <w:rsid w:val="00A7583D"/>
    <w:rsid w:val="00A758A4"/>
    <w:rsid w:val="00A7599A"/>
    <w:rsid w:val="00A75C21"/>
    <w:rsid w:val="00A75C46"/>
    <w:rsid w:val="00A75D32"/>
    <w:rsid w:val="00A763EA"/>
    <w:rsid w:val="00A76953"/>
    <w:rsid w:val="00A77756"/>
    <w:rsid w:val="00A77B1A"/>
    <w:rsid w:val="00A77D9E"/>
    <w:rsid w:val="00A80076"/>
    <w:rsid w:val="00A80285"/>
    <w:rsid w:val="00A80B21"/>
    <w:rsid w:val="00A81135"/>
    <w:rsid w:val="00A8157B"/>
    <w:rsid w:val="00A819B2"/>
    <w:rsid w:val="00A81D04"/>
    <w:rsid w:val="00A81DED"/>
    <w:rsid w:val="00A822BB"/>
    <w:rsid w:val="00A823C2"/>
    <w:rsid w:val="00A825B9"/>
    <w:rsid w:val="00A82646"/>
    <w:rsid w:val="00A827BF"/>
    <w:rsid w:val="00A82AB1"/>
    <w:rsid w:val="00A83162"/>
    <w:rsid w:val="00A835A1"/>
    <w:rsid w:val="00A83769"/>
    <w:rsid w:val="00A8392E"/>
    <w:rsid w:val="00A83AC1"/>
    <w:rsid w:val="00A83DC4"/>
    <w:rsid w:val="00A8463B"/>
    <w:rsid w:val="00A84C01"/>
    <w:rsid w:val="00A84CAF"/>
    <w:rsid w:val="00A84D3E"/>
    <w:rsid w:val="00A84EC9"/>
    <w:rsid w:val="00A85035"/>
    <w:rsid w:val="00A8525C"/>
    <w:rsid w:val="00A85412"/>
    <w:rsid w:val="00A8582B"/>
    <w:rsid w:val="00A85909"/>
    <w:rsid w:val="00A85FE5"/>
    <w:rsid w:val="00A8614B"/>
    <w:rsid w:val="00A861DB"/>
    <w:rsid w:val="00A86217"/>
    <w:rsid w:val="00A862E4"/>
    <w:rsid w:val="00A86604"/>
    <w:rsid w:val="00A86A79"/>
    <w:rsid w:val="00A87607"/>
    <w:rsid w:val="00A9023A"/>
    <w:rsid w:val="00A9078D"/>
    <w:rsid w:val="00A907E8"/>
    <w:rsid w:val="00A90B5B"/>
    <w:rsid w:val="00A90D1E"/>
    <w:rsid w:val="00A90D34"/>
    <w:rsid w:val="00A90DE0"/>
    <w:rsid w:val="00A913AE"/>
    <w:rsid w:val="00A91876"/>
    <w:rsid w:val="00A9193F"/>
    <w:rsid w:val="00A926DB"/>
    <w:rsid w:val="00A92954"/>
    <w:rsid w:val="00A92C5B"/>
    <w:rsid w:val="00A93085"/>
    <w:rsid w:val="00A9331E"/>
    <w:rsid w:val="00A93D49"/>
    <w:rsid w:val="00A93E89"/>
    <w:rsid w:val="00A93FDD"/>
    <w:rsid w:val="00A942D0"/>
    <w:rsid w:val="00A9436E"/>
    <w:rsid w:val="00A94A22"/>
    <w:rsid w:val="00A94B87"/>
    <w:rsid w:val="00A94BD9"/>
    <w:rsid w:val="00A94D0E"/>
    <w:rsid w:val="00A953A8"/>
    <w:rsid w:val="00A95C94"/>
    <w:rsid w:val="00A960D9"/>
    <w:rsid w:val="00A96116"/>
    <w:rsid w:val="00A964C9"/>
    <w:rsid w:val="00A968D1"/>
    <w:rsid w:val="00A96A19"/>
    <w:rsid w:val="00A96F2D"/>
    <w:rsid w:val="00A975B1"/>
    <w:rsid w:val="00A979FE"/>
    <w:rsid w:val="00A97CBD"/>
    <w:rsid w:val="00A97D01"/>
    <w:rsid w:val="00A97F91"/>
    <w:rsid w:val="00AA0041"/>
    <w:rsid w:val="00AA005C"/>
    <w:rsid w:val="00AA028C"/>
    <w:rsid w:val="00AA02CC"/>
    <w:rsid w:val="00AA0425"/>
    <w:rsid w:val="00AA06C2"/>
    <w:rsid w:val="00AA08EA"/>
    <w:rsid w:val="00AA0965"/>
    <w:rsid w:val="00AA0A5A"/>
    <w:rsid w:val="00AA0E04"/>
    <w:rsid w:val="00AA0EAB"/>
    <w:rsid w:val="00AA0EB3"/>
    <w:rsid w:val="00AA0FDD"/>
    <w:rsid w:val="00AA10FC"/>
    <w:rsid w:val="00AA11AA"/>
    <w:rsid w:val="00AA195D"/>
    <w:rsid w:val="00AA1EF1"/>
    <w:rsid w:val="00AA1F1F"/>
    <w:rsid w:val="00AA1F8F"/>
    <w:rsid w:val="00AA24EA"/>
    <w:rsid w:val="00AA27BF"/>
    <w:rsid w:val="00AA2CFD"/>
    <w:rsid w:val="00AA3627"/>
    <w:rsid w:val="00AA364F"/>
    <w:rsid w:val="00AA382B"/>
    <w:rsid w:val="00AA395A"/>
    <w:rsid w:val="00AA39FA"/>
    <w:rsid w:val="00AA3E38"/>
    <w:rsid w:val="00AA3ED4"/>
    <w:rsid w:val="00AA3FF0"/>
    <w:rsid w:val="00AA3FF3"/>
    <w:rsid w:val="00AA425D"/>
    <w:rsid w:val="00AA44D9"/>
    <w:rsid w:val="00AA4705"/>
    <w:rsid w:val="00AA4BEC"/>
    <w:rsid w:val="00AA4DF1"/>
    <w:rsid w:val="00AA5095"/>
    <w:rsid w:val="00AA522C"/>
    <w:rsid w:val="00AA56BB"/>
    <w:rsid w:val="00AA59F9"/>
    <w:rsid w:val="00AA5B7B"/>
    <w:rsid w:val="00AA5DCF"/>
    <w:rsid w:val="00AA5FBB"/>
    <w:rsid w:val="00AA6AF6"/>
    <w:rsid w:val="00AA6B63"/>
    <w:rsid w:val="00AA6B69"/>
    <w:rsid w:val="00AA6BFA"/>
    <w:rsid w:val="00AA6CC5"/>
    <w:rsid w:val="00AA7026"/>
    <w:rsid w:val="00AA7150"/>
    <w:rsid w:val="00AA7393"/>
    <w:rsid w:val="00AA7731"/>
    <w:rsid w:val="00AA7A39"/>
    <w:rsid w:val="00AA7A77"/>
    <w:rsid w:val="00AA7C75"/>
    <w:rsid w:val="00AB00C9"/>
    <w:rsid w:val="00AB00D2"/>
    <w:rsid w:val="00AB0A4B"/>
    <w:rsid w:val="00AB0EDF"/>
    <w:rsid w:val="00AB0FFC"/>
    <w:rsid w:val="00AB1117"/>
    <w:rsid w:val="00AB19C1"/>
    <w:rsid w:val="00AB1D2C"/>
    <w:rsid w:val="00AB21AB"/>
    <w:rsid w:val="00AB22F9"/>
    <w:rsid w:val="00AB262A"/>
    <w:rsid w:val="00AB2740"/>
    <w:rsid w:val="00AB28A3"/>
    <w:rsid w:val="00AB2E92"/>
    <w:rsid w:val="00AB2FFF"/>
    <w:rsid w:val="00AB303D"/>
    <w:rsid w:val="00AB3098"/>
    <w:rsid w:val="00AB331C"/>
    <w:rsid w:val="00AB34B1"/>
    <w:rsid w:val="00AB3ED4"/>
    <w:rsid w:val="00AB4497"/>
    <w:rsid w:val="00AB45FC"/>
    <w:rsid w:val="00AB4728"/>
    <w:rsid w:val="00AB4AD4"/>
    <w:rsid w:val="00AB4CB3"/>
    <w:rsid w:val="00AB5342"/>
    <w:rsid w:val="00AB54E0"/>
    <w:rsid w:val="00AB588A"/>
    <w:rsid w:val="00AB5E11"/>
    <w:rsid w:val="00AB61BA"/>
    <w:rsid w:val="00AB6389"/>
    <w:rsid w:val="00AB66B2"/>
    <w:rsid w:val="00AB68E2"/>
    <w:rsid w:val="00AB69AE"/>
    <w:rsid w:val="00AB6BAB"/>
    <w:rsid w:val="00AB6E82"/>
    <w:rsid w:val="00AB75B9"/>
    <w:rsid w:val="00AB784E"/>
    <w:rsid w:val="00AC0027"/>
    <w:rsid w:val="00AC014F"/>
    <w:rsid w:val="00AC0221"/>
    <w:rsid w:val="00AC06E0"/>
    <w:rsid w:val="00AC0952"/>
    <w:rsid w:val="00AC0ABE"/>
    <w:rsid w:val="00AC1141"/>
    <w:rsid w:val="00AC11FA"/>
    <w:rsid w:val="00AC1471"/>
    <w:rsid w:val="00AC1AAF"/>
    <w:rsid w:val="00AC1B22"/>
    <w:rsid w:val="00AC1EEE"/>
    <w:rsid w:val="00AC1F1C"/>
    <w:rsid w:val="00AC237E"/>
    <w:rsid w:val="00AC25C1"/>
    <w:rsid w:val="00AC2613"/>
    <w:rsid w:val="00AC2C0F"/>
    <w:rsid w:val="00AC2E69"/>
    <w:rsid w:val="00AC3117"/>
    <w:rsid w:val="00AC31F0"/>
    <w:rsid w:val="00AC3329"/>
    <w:rsid w:val="00AC365F"/>
    <w:rsid w:val="00AC3684"/>
    <w:rsid w:val="00AC389F"/>
    <w:rsid w:val="00AC3947"/>
    <w:rsid w:val="00AC3A10"/>
    <w:rsid w:val="00AC3A11"/>
    <w:rsid w:val="00AC3DA0"/>
    <w:rsid w:val="00AC3EE9"/>
    <w:rsid w:val="00AC41AC"/>
    <w:rsid w:val="00AC428B"/>
    <w:rsid w:val="00AC42D6"/>
    <w:rsid w:val="00AC43C0"/>
    <w:rsid w:val="00AC43C7"/>
    <w:rsid w:val="00AC4412"/>
    <w:rsid w:val="00AC4B65"/>
    <w:rsid w:val="00AC4BA0"/>
    <w:rsid w:val="00AC4F81"/>
    <w:rsid w:val="00AC4FC4"/>
    <w:rsid w:val="00AC54E9"/>
    <w:rsid w:val="00AC5931"/>
    <w:rsid w:val="00AC5C8F"/>
    <w:rsid w:val="00AC5E4A"/>
    <w:rsid w:val="00AC606B"/>
    <w:rsid w:val="00AC60A1"/>
    <w:rsid w:val="00AC6AD4"/>
    <w:rsid w:val="00AC6CCB"/>
    <w:rsid w:val="00AC6EA7"/>
    <w:rsid w:val="00AC6EF2"/>
    <w:rsid w:val="00AC73C6"/>
    <w:rsid w:val="00AC743E"/>
    <w:rsid w:val="00AC74EC"/>
    <w:rsid w:val="00AC7659"/>
    <w:rsid w:val="00AC78F8"/>
    <w:rsid w:val="00AC7A14"/>
    <w:rsid w:val="00AC7AF5"/>
    <w:rsid w:val="00AC7B98"/>
    <w:rsid w:val="00AC7D21"/>
    <w:rsid w:val="00AC7E3E"/>
    <w:rsid w:val="00AC7E58"/>
    <w:rsid w:val="00AC7EA9"/>
    <w:rsid w:val="00AD000F"/>
    <w:rsid w:val="00AD00E4"/>
    <w:rsid w:val="00AD0A69"/>
    <w:rsid w:val="00AD0B6F"/>
    <w:rsid w:val="00AD0D0D"/>
    <w:rsid w:val="00AD0D20"/>
    <w:rsid w:val="00AD0F7F"/>
    <w:rsid w:val="00AD1552"/>
    <w:rsid w:val="00AD1707"/>
    <w:rsid w:val="00AD1813"/>
    <w:rsid w:val="00AD1A09"/>
    <w:rsid w:val="00AD25FB"/>
    <w:rsid w:val="00AD2716"/>
    <w:rsid w:val="00AD28D1"/>
    <w:rsid w:val="00AD28F2"/>
    <w:rsid w:val="00AD2917"/>
    <w:rsid w:val="00AD2A27"/>
    <w:rsid w:val="00AD2ACE"/>
    <w:rsid w:val="00AD2BB7"/>
    <w:rsid w:val="00AD2FB0"/>
    <w:rsid w:val="00AD36A3"/>
    <w:rsid w:val="00AD3E16"/>
    <w:rsid w:val="00AD4120"/>
    <w:rsid w:val="00AD426E"/>
    <w:rsid w:val="00AD4584"/>
    <w:rsid w:val="00AD4BAE"/>
    <w:rsid w:val="00AD532B"/>
    <w:rsid w:val="00AD5469"/>
    <w:rsid w:val="00AD5624"/>
    <w:rsid w:val="00AD5B63"/>
    <w:rsid w:val="00AD5C5C"/>
    <w:rsid w:val="00AD5F4E"/>
    <w:rsid w:val="00AD60DC"/>
    <w:rsid w:val="00AD6156"/>
    <w:rsid w:val="00AD617B"/>
    <w:rsid w:val="00AD6654"/>
    <w:rsid w:val="00AD68E8"/>
    <w:rsid w:val="00AD69C0"/>
    <w:rsid w:val="00AD6B08"/>
    <w:rsid w:val="00AD6CDE"/>
    <w:rsid w:val="00AD711E"/>
    <w:rsid w:val="00AD71C6"/>
    <w:rsid w:val="00AD7337"/>
    <w:rsid w:val="00AD744F"/>
    <w:rsid w:val="00AD7734"/>
    <w:rsid w:val="00AD77BD"/>
    <w:rsid w:val="00AD7EC4"/>
    <w:rsid w:val="00AD7FE6"/>
    <w:rsid w:val="00AE0015"/>
    <w:rsid w:val="00AE02B6"/>
    <w:rsid w:val="00AE0324"/>
    <w:rsid w:val="00AE03F0"/>
    <w:rsid w:val="00AE0E7C"/>
    <w:rsid w:val="00AE1060"/>
    <w:rsid w:val="00AE119B"/>
    <w:rsid w:val="00AE1544"/>
    <w:rsid w:val="00AE164D"/>
    <w:rsid w:val="00AE1760"/>
    <w:rsid w:val="00AE1844"/>
    <w:rsid w:val="00AE1991"/>
    <w:rsid w:val="00AE1BF0"/>
    <w:rsid w:val="00AE1C3B"/>
    <w:rsid w:val="00AE1EB7"/>
    <w:rsid w:val="00AE21D6"/>
    <w:rsid w:val="00AE2287"/>
    <w:rsid w:val="00AE240E"/>
    <w:rsid w:val="00AE247A"/>
    <w:rsid w:val="00AE254E"/>
    <w:rsid w:val="00AE2768"/>
    <w:rsid w:val="00AE286A"/>
    <w:rsid w:val="00AE2996"/>
    <w:rsid w:val="00AE2CEA"/>
    <w:rsid w:val="00AE2E63"/>
    <w:rsid w:val="00AE3DB9"/>
    <w:rsid w:val="00AE3F4F"/>
    <w:rsid w:val="00AE452B"/>
    <w:rsid w:val="00AE48D3"/>
    <w:rsid w:val="00AE497C"/>
    <w:rsid w:val="00AE4AB2"/>
    <w:rsid w:val="00AE4C71"/>
    <w:rsid w:val="00AE4C84"/>
    <w:rsid w:val="00AE4DDB"/>
    <w:rsid w:val="00AE4F91"/>
    <w:rsid w:val="00AE5763"/>
    <w:rsid w:val="00AE5826"/>
    <w:rsid w:val="00AE5CAA"/>
    <w:rsid w:val="00AE5EFB"/>
    <w:rsid w:val="00AE6220"/>
    <w:rsid w:val="00AE6C55"/>
    <w:rsid w:val="00AE6CBD"/>
    <w:rsid w:val="00AE6E24"/>
    <w:rsid w:val="00AE6EBA"/>
    <w:rsid w:val="00AE7393"/>
    <w:rsid w:val="00AE75D4"/>
    <w:rsid w:val="00AE76C4"/>
    <w:rsid w:val="00AE779B"/>
    <w:rsid w:val="00AE799B"/>
    <w:rsid w:val="00AE7CFD"/>
    <w:rsid w:val="00AF037B"/>
    <w:rsid w:val="00AF0904"/>
    <w:rsid w:val="00AF0B03"/>
    <w:rsid w:val="00AF164F"/>
    <w:rsid w:val="00AF1743"/>
    <w:rsid w:val="00AF1B65"/>
    <w:rsid w:val="00AF1FEC"/>
    <w:rsid w:val="00AF201A"/>
    <w:rsid w:val="00AF2161"/>
    <w:rsid w:val="00AF2375"/>
    <w:rsid w:val="00AF2975"/>
    <w:rsid w:val="00AF2BD2"/>
    <w:rsid w:val="00AF2EA6"/>
    <w:rsid w:val="00AF2F36"/>
    <w:rsid w:val="00AF2F62"/>
    <w:rsid w:val="00AF326C"/>
    <w:rsid w:val="00AF34E2"/>
    <w:rsid w:val="00AF3578"/>
    <w:rsid w:val="00AF3663"/>
    <w:rsid w:val="00AF395B"/>
    <w:rsid w:val="00AF4214"/>
    <w:rsid w:val="00AF5970"/>
    <w:rsid w:val="00AF5BA5"/>
    <w:rsid w:val="00AF5CE5"/>
    <w:rsid w:val="00AF5E01"/>
    <w:rsid w:val="00AF660A"/>
    <w:rsid w:val="00AF6C94"/>
    <w:rsid w:val="00AF6FA2"/>
    <w:rsid w:val="00AF7096"/>
    <w:rsid w:val="00AF72C9"/>
    <w:rsid w:val="00AF7475"/>
    <w:rsid w:val="00AF7A11"/>
    <w:rsid w:val="00AF7E9C"/>
    <w:rsid w:val="00B00890"/>
    <w:rsid w:val="00B00E3A"/>
    <w:rsid w:val="00B010C8"/>
    <w:rsid w:val="00B0124D"/>
    <w:rsid w:val="00B012AA"/>
    <w:rsid w:val="00B01575"/>
    <w:rsid w:val="00B01620"/>
    <w:rsid w:val="00B0169C"/>
    <w:rsid w:val="00B01834"/>
    <w:rsid w:val="00B01B3E"/>
    <w:rsid w:val="00B01D0B"/>
    <w:rsid w:val="00B0204E"/>
    <w:rsid w:val="00B022A8"/>
    <w:rsid w:val="00B0235B"/>
    <w:rsid w:val="00B02914"/>
    <w:rsid w:val="00B02E7E"/>
    <w:rsid w:val="00B030E9"/>
    <w:rsid w:val="00B033F0"/>
    <w:rsid w:val="00B0346B"/>
    <w:rsid w:val="00B035AD"/>
    <w:rsid w:val="00B0375E"/>
    <w:rsid w:val="00B03866"/>
    <w:rsid w:val="00B03CCD"/>
    <w:rsid w:val="00B03E3F"/>
    <w:rsid w:val="00B03E42"/>
    <w:rsid w:val="00B04078"/>
    <w:rsid w:val="00B040E4"/>
    <w:rsid w:val="00B041FB"/>
    <w:rsid w:val="00B04758"/>
    <w:rsid w:val="00B04A4D"/>
    <w:rsid w:val="00B05028"/>
    <w:rsid w:val="00B058BE"/>
    <w:rsid w:val="00B059B0"/>
    <w:rsid w:val="00B06020"/>
    <w:rsid w:val="00B06077"/>
    <w:rsid w:val="00B06498"/>
    <w:rsid w:val="00B06919"/>
    <w:rsid w:val="00B06E43"/>
    <w:rsid w:val="00B06E79"/>
    <w:rsid w:val="00B06FE2"/>
    <w:rsid w:val="00B06FEF"/>
    <w:rsid w:val="00B07341"/>
    <w:rsid w:val="00B073AD"/>
    <w:rsid w:val="00B07658"/>
    <w:rsid w:val="00B07759"/>
    <w:rsid w:val="00B07817"/>
    <w:rsid w:val="00B0798E"/>
    <w:rsid w:val="00B07C21"/>
    <w:rsid w:val="00B07D3F"/>
    <w:rsid w:val="00B10614"/>
    <w:rsid w:val="00B10887"/>
    <w:rsid w:val="00B109B2"/>
    <w:rsid w:val="00B10B05"/>
    <w:rsid w:val="00B10D53"/>
    <w:rsid w:val="00B10E09"/>
    <w:rsid w:val="00B10F8D"/>
    <w:rsid w:val="00B11066"/>
    <w:rsid w:val="00B110FF"/>
    <w:rsid w:val="00B112A1"/>
    <w:rsid w:val="00B11304"/>
    <w:rsid w:val="00B1143A"/>
    <w:rsid w:val="00B118AE"/>
    <w:rsid w:val="00B11BCA"/>
    <w:rsid w:val="00B11CDC"/>
    <w:rsid w:val="00B11D86"/>
    <w:rsid w:val="00B12B6D"/>
    <w:rsid w:val="00B131F8"/>
    <w:rsid w:val="00B1367E"/>
    <w:rsid w:val="00B143D0"/>
    <w:rsid w:val="00B14695"/>
    <w:rsid w:val="00B149B1"/>
    <w:rsid w:val="00B14D17"/>
    <w:rsid w:val="00B15569"/>
    <w:rsid w:val="00B156D8"/>
    <w:rsid w:val="00B15942"/>
    <w:rsid w:val="00B15A11"/>
    <w:rsid w:val="00B15A54"/>
    <w:rsid w:val="00B15D39"/>
    <w:rsid w:val="00B160DA"/>
    <w:rsid w:val="00B163EC"/>
    <w:rsid w:val="00B1640C"/>
    <w:rsid w:val="00B1678E"/>
    <w:rsid w:val="00B16916"/>
    <w:rsid w:val="00B16DE8"/>
    <w:rsid w:val="00B1719A"/>
    <w:rsid w:val="00B17565"/>
    <w:rsid w:val="00B175E0"/>
    <w:rsid w:val="00B175E8"/>
    <w:rsid w:val="00B177E8"/>
    <w:rsid w:val="00B17894"/>
    <w:rsid w:val="00B17897"/>
    <w:rsid w:val="00B17904"/>
    <w:rsid w:val="00B179B4"/>
    <w:rsid w:val="00B201F1"/>
    <w:rsid w:val="00B2037D"/>
    <w:rsid w:val="00B20661"/>
    <w:rsid w:val="00B20D0F"/>
    <w:rsid w:val="00B20F65"/>
    <w:rsid w:val="00B211B3"/>
    <w:rsid w:val="00B21296"/>
    <w:rsid w:val="00B213E0"/>
    <w:rsid w:val="00B2171A"/>
    <w:rsid w:val="00B219B6"/>
    <w:rsid w:val="00B21AE9"/>
    <w:rsid w:val="00B21D91"/>
    <w:rsid w:val="00B21FDA"/>
    <w:rsid w:val="00B228E1"/>
    <w:rsid w:val="00B22B7F"/>
    <w:rsid w:val="00B22C02"/>
    <w:rsid w:val="00B22F53"/>
    <w:rsid w:val="00B23008"/>
    <w:rsid w:val="00B23252"/>
    <w:rsid w:val="00B23672"/>
    <w:rsid w:val="00B23D8E"/>
    <w:rsid w:val="00B23DC1"/>
    <w:rsid w:val="00B240E7"/>
    <w:rsid w:val="00B24296"/>
    <w:rsid w:val="00B24752"/>
    <w:rsid w:val="00B24859"/>
    <w:rsid w:val="00B251AC"/>
    <w:rsid w:val="00B25B55"/>
    <w:rsid w:val="00B25D83"/>
    <w:rsid w:val="00B25DBE"/>
    <w:rsid w:val="00B25FE2"/>
    <w:rsid w:val="00B2600D"/>
    <w:rsid w:val="00B263CC"/>
    <w:rsid w:val="00B2682B"/>
    <w:rsid w:val="00B26B16"/>
    <w:rsid w:val="00B26E94"/>
    <w:rsid w:val="00B2765A"/>
    <w:rsid w:val="00B276B9"/>
    <w:rsid w:val="00B27892"/>
    <w:rsid w:val="00B27D7F"/>
    <w:rsid w:val="00B301B2"/>
    <w:rsid w:val="00B3098E"/>
    <w:rsid w:val="00B309E0"/>
    <w:rsid w:val="00B30A6B"/>
    <w:rsid w:val="00B3100D"/>
    <w:rsid w:val="00B312C7"/>
    <w:rsid w:val="00B314F8"/>
    <w:rsid w:val="00B315C9"/>
    <w:rsid w:val="00B316CD"/>
    <w:rsid w:val="00B31792"/>
    <w:rsid w:val="00B317B8"/>
    <w:rsid w:val="00B31A02"/>
    <w:rsid w:val="00B31CB6"/>
    <w:rsid w:val="00B322E7"/>
    <w:rsid w:val="00B324F4"/>
    <w:rsid w:val="00B325DF"/>
    <w:rsid w:val="00B32919"/>
    <w:rsid w:val="00B32927"/>
    <w:rsid w:val="00B329A5"/>
    <w:rsid w:val="00B3349C"/>
    <w:rsid w:val="00B334A0"/>
    <w:rsid w:val="00B33A67"/>
    <w:rsid w:val="00B33AB7"/>
    <w:rsid w:val="00B33D9D"/>
    <w:rsid w:val="00B33E6D"/>
    <w:rsid w:val="00B34088"/>
    <w:rsid w:val="00B34518"/>
    <w:rsid w:val="00B3455E"/>
    <w:rsid w:val="00B34E57"/>
    <w:rsid w:val="00B35216"/>
    <w:rsid w:val="00B352BE"/>
    <w:rsid w:val="00B3540B"/>
    <w:rsid w:val="00B35503"/>
    <w:rsid w:val="00B355DF"/>
    <w:rsid w:val="00B35796"/>
    <w:rsid w:val="00B35837"/>
    <w:rsid w:val="00B35A0D"/>
    <w:rsid w:val="00B35BEA"/>
    <w:rsid w:val="00B35E09"/>
    <w:rsid w:val="00B35E51"/>
    <w:rsid w:val="00B35F53"/>
    <w:rsid w:val="00B3638D"/>
    <w:rsid w:val="00B36504"/>
    <w:rsid w:val="00B36BAD"/>
    <w:rsid w:val="00B36C77"/>
    <w:rsid w:val="00B36D0F"/>
    <w:rsid w:val="00B3707D"/>
    <w:rsid w:val="00B3783C"/>
    <w:rsid w:val="00B37C3B"/>
    <w:rsid w:val="00B37C5F"/>
    <w:rsid w:val="00B37D2E"/>
    <w:rsid w:val="00B37D61"/>
    <w:rsid w:val="00B37F75"/>
    <w:rsid w:val="00B37FC1"/>
    <w:rsid w:val="00B40234"/>
    <w:rsid w:val="00B40310"/>
    <w:rsid w:val="00B403C3"/>
    <w:rsid w:val="00B404FF"/>
    <w:rsid w:val="00B40520"/>
    <w:rsid w:val="00B407C7"/>
    <w:rsid w:val="00B4089A"/>
    <w:rsid w:val="00B40A53"/>
    <w:rsid w:val="00B40B95"/>
    <w:rsid w:val="00B40D28"/>
    <w:rsid w:val="00B4195B"/>
    <w:rsid w:val="00B41E65"/>
    <w:rsid w:val="00B41ED7"/>
    <w:rsid w:val="00B41F31"/>
    <w:rsid w:val="00B421CC"/>
    <w:rsid w:val="00B42576"/>
    <w:rsid w:val="00B4270B"/>
    <w:rsid w:val="00B427EB"/>
    <w:rsid w:val="00B427EC"/>
    <w:rsid w:val="00B42EAD"/>
    <w:rsid w:val="00B42F54"/>
    <w:rsid w:val="00B4303E"/>
    <w:rsid w:val="00B43169"/>
    <w:rsid w:val="00B43309"/>
    <w:rsid w:val="00B43D2C"/>
    <w:rsid w:val="00B4407C"/>
    <w:rsid w:val="00B44C14"/>
    <w:rsid w:val="00B45290"/>
    <w:rsid w:val="00B45528"/>
    <w:rsid w:val="00B4589F"/>
    <w:rsid w:val="00B458A9"/>
    <w:rsid w:val="00B45BED"/>
    <w:rsid w:val="00B46059"/>
    <w:rsid w:val="00B460DB"/>
    <w:rsid w:val="00B4659C"/>
    <w:rsid w:val="00B46880"/>
    <w:rsid w:val="00B46BBB"/>
    <w:rsid w:val="00B46BD0"/>
    <w:rsid w:val="00B46BDE"/>
    <w:rsid w:val="00B4708A"/>
    <w:rsid w:val="00B471BD"/>
    <w:rsid w:val="00B47358"/>
    <w:rsid w:val="00B4741C"/>
    <w:rsid w:val="00B474C2"/>
    <w:rsid w:val="00B47544"/>
    <w:rsid w:val="00B476A4"/>
    <w:rsid w:val="00B479B6"/>
    <w:rsid w:val="00B479C9"/>
    <w:rsid w:val="00B47A48"/>
    <w:rsid w:val="00B47EA2"/>
    <w:rsid w:val="00B50A9E"/>
    <w:rsid w:val="00B50CB3"/>
    <w:rsid w:val="00B50F82"/>
    <w:rsid w:val="00B51269"/>
    <w:rsid w:val="00B51498"/>
    <w:rsid w:val="00B515F0"/>
    <w:rsid w:val="00B51937"/>
    <w:rsid w:val="00B51C72"/>
    <w:rsid w:val="00B51C9A"/>
    <w:rsid w:val="00B51CEC"/>
    <w:rsid w:val="00B51D65"/>
    <w:rsid w:val="00B52184"/>
    <w:rsid w:val="00B529FD"/>
    <w:rsid w:val="00B52AF7"/>
    <w:rsid w:val="00B52BCE"/>
    <w:rsid w:val="00B52DA2"/>
    <w:rsid w:val="00B52F8E"/>
    <w:rsid w:val="00B533DF"/>
    <w:rsid w:val="00B53617"/>
    <w:rsid w:val="00B53651"/>
    <w:rsid w:val="00B538CE"/>
    <w:rsid w:val="00B541EE"/>
    <w:rsid w:val="00B5457A"/>
    <w:rsid w:val="00B545C6"/>
    <w:rsid w:val="00B55049"/>
    <w:rsid w:val="00B55242"/>
    <w:rsid w:val="00B556A5"/>
    <w:rsid w:val="00B556D1"/>
    <w:rsid w:val="00B55A62"/>
    <w:rsid w:val="00B55C22"/>
    <w:rsid w:val="00B55C6E"/>
    <w:rsid w:val="00B55EE7"/>
    <w:rsid w:val="00B563C3"/>
    <w:rsid w:val="00B56490"/>
    <w:rsid w:val="00B567B5"/>
    <w:rsid w:val="00B567E7"/>
    <w:rsid w:val="00B56AD9"/>
    <w:rsid w:val="00B56C9B"/>
    <w:rsid w:val="00B56DFA"/>
    <w:rsid w:val="00B56E70"/>
    <w:rsid w:val="00B571A7"/>
    <w:rsid w:val="00B572ED"/>
    <w:rsid w:val="00B579DF"/>
    <w:rsid w:val="00B57B37"/>
    <w:rsid w:val="00B57CEE"/>
    <w:rsid w:val="00B57F74"/>
    <w:rsid w:val="00B60309"/>
    <w:rsid w:val="00B604EC"/>
    <w:rsid w:val="00B606D2"/>
    <w:rsid w:val="00B60730"/>
    <w:rsid w:val="00B6097D"/>
    <w:rsid w:val="00B60BC6"/>
    <w:rsid w:val="00B60CC5"/>
    <w:rsid w:val="00B60EAB"/>
    <w:rsid w:val="00B6125E"/>
    <w:rsid w:val="00B6172B"/>
    <w:rsid w:val="00B61AD2"/>
    <w:rsid w:val="00B61D38"/>
    <w:rsid w:val="00B61E27"/>
    <w:rsid w:val="00B6242D"/>
    <w:rsid w:val="00B62739"/>
    <w:rsid w:val="00B6287C"/>
    <w:rsid w:val="00B62BFC"/>
    <w:rsid w:val="00B62F4F"/>
    <w:rsid w:val="00B63394"/>
    <w:rsid w:val="00B635A9"/>
    <w:rsid w:val="00B63850"/>
    <w:rsid w:val="00B63B80"/>
    <w:rsid w:val="00B63E67"/>
    <w:rsid w:val="00B640F5"/>
    <w:rsid w:val="00B64265"/>
    <w:rsid w:val="00B648DF"/>
    <w:rsid w:val="00B65252"/>
    <w:rsid w:val="00B65E52"/>
    <w:rsid w:val="00B65FEF"/>
    <w:rsid w:val="00B66365"/>
    <w:rsid w:val="00B664A5"/>
    <w:rsid w:val="00B6685C"/>
    <w:rsid w:val="00B6699E"/>
    <w:rsid w:val="00B670E0"/>
    <w:rsid w:val="00B67160"/>
    <w:rsid w:val="00B67187"/>
    <w:rsid w:val="00B67A59"/>
    <w:rsid w:val="00B7051E"/>
    <w:rsid w:val="00B70680"/>
    <w:rsid w:val="00B70851"/>
    <w:rsid w:val="00B70BD1"/>
    <w:rsid w:val="00B70EB3"/>
    <w:rsid w:val="00B7138A"/>
    <w:rsid w:val="00B71908"/>
    <w:rsid w:val="00B71AFF"/>
    <w:rsid w:val="00B71D88"/>
    <w:rsid w:val="00B722B6"/>
    <w:rsid w:val="00B723E8"/>
    <w:rsid w:val="00B7262D"/>
    <w:rsid w:val="00B72B2C"/>
    <w:rsid w:val="00B72F62"/>
    <w:rsid w:val="00B7307F"/>
    <w:rsid w:val="00B7332D"/>
    <w:rsid w:val="00B736B0"/>
    <w:rsid w:val="00B73B2E"/>
    <w:rsid w:val="00B74204"/>
    <w:rsid w:val="00B743D5"/>
    <w:rsid w:val="00B74530"/>
    <w:rsid w:val="00B74746"/>
    <w:rsid w:val="00B74773"/>
    <w:rsid w:val="00B74B27"/>
    <w:rsid w:val="00B74B34"/>
    <w:rsid w:val="00B752D8"/>
    <w:rsid w:val="00B75407"/>
    <w:rsid w:val="00B759DB"/>
    <w:rsid w:val="00B75B85"/>
    <w:rsid w:val="00B75BA2"/>
    <w:rsid w:val="00B75C5A"/>
    <w:rsid w:val="00B761BA"/>
    <w:rsid w:val="00B763E0"/>
    <w:rsid w:val="00B7666A"/>
    <w:rsid w:val="00B76A65"/>
    <w:rsid w:val="00B771B9"/>
    <w:rsid w:val="00B77329"/>
    <w:rsid w:val="00B775AF"/>
    <w:rsid w:val="00B80807"/>
    <w:rsid w:val="00B80C7F"/>
    <w:rsid w:val="00B80CF7"/>
    <w:rsid w:val="00B80F9B"/>
    <w:rsid w:val="00B81219"/>
    <w:rsid w:val="00B8137D"/>
    <w:rsid w:val="00B81B18"/>
    <w:rsid w:val="00B81D1C"/>
    <w:rsid w:val="00B81D69"/>
    <w:rsid w:val="00B81E28"/>
    <w:rsid w:val="00B82086"/>
    <w:rsid w:val="00B821B6"/>
    <w:rsid w:val="00B82703"/>
    <w:rsid w:val="00B82A56"/>
    <w:rsid w:val="00B82A89"/>
    <w:rsid w:val="00B82F57"/>
    <w:rsid w:val="00B82FC7"/>
    <w:rsid w:val="00B8324A"/>
    <w:rsid w:val="00B833F8"/>
    <w:rsid w:val="00B83794"/>
    <w:rsid w:val="00B83BBD"/>
    <w:rsid w:val="00B83F2C"/>
    <w:rsid w:val="00B84337"/>
    <w:rsid w:val="00B844F0"/>
    <w:rsid w:val="00B8469E"/>
    <w:rsid w:val="00B849F1"/>
    <w:rsid w:val="00B84D06"/>
    <w:rsid w:val="00B8500C"/>
    <w:rsid w:val="00B85023"/>
    <w:rsid w:val="00B851CB"/>
    <w:rsid w:val="00B855BC"/>
    <w:rsid w:val="00B85601"/>
    <w:rsid w:val="00B857CB"/>
    <w:rsid w:val="00B8590A"/>
    <w:rsid w:val="00B85A19"/>
    <w:rsid w:val="00B85C85"/>
    <w:rsid w:val="00B85D95"/>
    <w:rsid w:val="00B85DAC"/>
    <w:rsid w:val="00B85DE9"/>
    <w:rsid w:val="00B85E35"/>
    <w:rsid w:val="00B862DE"/>
    <w:rsid w:val="00B863D6"/>
    <w:rsid w:val="00B865AA"/>
    <w:rsid w:val="00B86F7B"/>
    <w:rsid w:val="00B87086"/>
    <w:rsid w:val="00B872CC"/>
    <w:rsid w:val="00B87D0D"/>
    <w:rsid w:val="00B901BB"/>
    <w:rsid w:val="00B90721"/>
    <w:rsid w:val="00B90B11"/>
    <w:rsid w:val="00B90C6B"/>
    <w:rsid w:val="00B9123D"/>
    <w:rsid w:val="00B9148C"/>
    <w:rsid w:val="00B91A11"/>
    <w:rsid w:val="00B91A75"/>
    <w:rsid w:val="00B91A99"/>
    <w:rsid w:val="00B91B14"/>
    <w:rsid w:val="00B91FF9"/>
    <w:rsid w:val="00B91FFA"/>
    <w:rsid w:val="00B92073"/>
    <w:rsid w:val="00B921C8"/>
    <w:rsid w:val="00B921FF"/>
    <w:rsid w:val="00B922BB"/>
    <w:rsid w:val="00B92521"/>
    <w:rsid w:val="00B92B77"/>
    <w:rsid w:val="00B930F4"/>
    <w:rsid w:val="00B932A1"/>
    <w:rsid w:val="00B9330C"/>
    <w:rsid w:val="00B933AA"/>
    <w:rsid w:val="00B935DD"/>
    <w:rsid w:val="00B938A5"/>
    <w:rsid w:val="00B939BB"/>
    <w:rsid w:val="00B93E4E"/>
    <w:rsid w:val="00B93EEA"/>
    <w:rsid w:val="00B93FF3"/>
    <w:rsid w:val="00B944C3"/>
    <w:rsid w:val="00B94A81"/>
    <w:rsid w:val="00B94D7F"/>
    <w:rsid w:val="00B95005"/>
    <w:rsid w:val="00B953F0"/>
    <w:rsid w:val="00B95413"/>
    <w:rsid w:val="00B955ED"/>
    <w:rsid w:val="00B96535"/>
    <w:rsid w:val="00B9674C"/>
    <w:rsid w:val="00B96956"/>
    <w:rsid w:val="00B96BF3"/>
    <w:rsid w:val="00B96E29"/>
    <w:rsid w:val="00B96E2C"/>
    <w:rsid w:val="00B970C1"/>
    <w:rsid w:val="00B971CF"/>
    <w:rsid w:val="00B97626"/>
    <w:rsid w:val="00B978CF"/>
    <w:rsid w:val="00B97A16"/>
    <w:rsid w:val="00B97B61"/>
    <w:rsid w:val="00BA0065"/>
    <w:rsid w:val="00BA0757"/>
    <w:rsid w:val="00BA0C13"/>
    <w:rsid w:val="00BA0CAB"/>
    <w:rsid w:val="00BA10BD"/>
    <w:rsid w:val="00BA1206"/>
    <w:rsid w:val="00BA14D2"/>
    <w:rsid w:val="00BA1D82"/>
    <w:rsid w:val="00BA2031"/>
    <w:rsid w:val="00BA2266"/>
    <w:rsid w:val="00BA245E"/>
    <w:rsid w:val="00BA258A"/>
    <w:rsid w:val="00BA2904"/>
    <w:rsid w:val="00BA329E"/>
    <w:rsid w:val="00BA395C"/>
    <w:rsid w:val="00BA39D0"/>
    <w:rsid w:val="00BA3C21"/>
    <w:rsid w:val="00BA3CA0"/>
    <w:rsid w:val="00BA4026"/>
    <w:rsid w:val="00BA44E2"/>
    <w:rsid w:val="00BA46FE"/>
    <w:rsid w:val="00BA4741"/>
    <w:rsid w:val="00BA480B"/>
    <w:rsid w:val="00BA48FF"/>
    <w:rsid w:val="00BA4A7E"/>
    <w:rsid w:val="00BA4D8E"/>
    <w:rsid w:val="00BA4E89"/>
    <w:rsid w:val="00BA5258"/>
    <w:rsid w:val="00BA52E6"/>
    <w:rsid w:val="00BA5592"/>
    <w:rsid w:val="00BA55D1"/>
    <w:rsid w:val="00BA56B3"/>
    <w:rsid w:val="00BA5CA7"/>
    <w:rsid w:val="00BA5EF1"/>
    <w:rsid w:val="00BA642A"/>
    <w:rsid w:val="00BA6539"/>
    <w:rsid w:val="00BA69EB"/>
    <w:rsid w:val="00BA6DF9"/>
    <w:rsid w:val="00BA77C8"/>
    <w:rsid w:val="00BA7890"/>
    <w:rsid w:val="00BA795F"/>
    <w:rsid w:val="00BA7A79"/>
    <w:rsid w:val="00BB01FF"/>
    <w:rsid w:val="00BB066E"/>
    <w:rsid w:val="00BB06E8"/>
    <w:rsid w:val="00BB0811"/>
    <w:rsid w:val="00BB0909"/>
    <w:rsid w:val="00BB0BA8"/>
    <w:rsid w:val="00BB1179"/>
    <w:rsid w:val="00BB140D"/>
    <w:rsid w:val="00BB1714"/>
    <w:rsid w:val="00BB1869"/>
    <w:rsid w:val="00BB1BAA"/>
    <w:rsid w:val="00BB1C97"/>
    <w:rsid w:val="00BB20CD"/>
    <w:rsid w:val="00BB215F"/>
    <w:rsid w:val="00BB21D3"/>
    <w:rsid w:val="00BB2532"/>
    <w:rsid w:val="00BB27FD"/>
    <w:rsid w:val="00BB2825"/>
    <w:rsid w:val="00BB290E"/>
    <w:rsid w:val="00BB300C"/>
    <w:rsid w:val="00BB302E"/>
    <w:rsid w:val="00BB30CE"/>
    <w:rsid w:val="00BB31CC"/>
    <w:rsid w:val="00BB3254"/>
    <w:rsid w:val="00BB3282"/>
    <w:rsid w:val="00BB3445"/>
    <w:rsid w:val="00BB3584"/>
    <w:rsid w:val="00BB3935"/>
    <w:rsid w:val="00BB393C"/>
    <w:rsid w:val="00BB393F"/>
    <w:rsid w:val="00BB3ADD"/>
    <w:rsid w:val="00BB3FBE"/>
    <w:rsid w:val="00BB403C"/>
    <w:rsid w:val="00BB408F"/>
    <w:rsid w:val="00BB42BA"/>
    <w:rsid w:val="00BB4654"/>
    <w:rsid w:val="00BB46B2"/>
    <w:rsid w:val="00BB5318"/>
    <w:rsid w:val="00BB5368"/>
    <w:rsid w:val="00BB570C"/>
    <w:rsid w:val="00BB5A59"/>
    <w:rsid w:val="00BB5BF2"/>
    <w:rsid w:val="00BB5E2B"/>
    <w:rsid w:val="00BB624C"/>
    <w:rsid w:val="00BB6592"/>
    <w:rsid w:val="00BB68EF"/>
    <w:rsid w:val="00BB70A5"/>
    <w:rsid w:val="00BB71E7"/>
    <w:rsid w:val="00BB7343"/>
    <w:rsid w:val="00BB74EA"/>
    <w:rsid w:val="00BB7507"/>
    <w:rsid w:val="00BB7566"/>
    <w:rsid w:val="00BB7B1A"/>
    <w:rsid w:val="00BB7F7C"/>
    <w:rsid w:val="00BC05FE"/>
    <w:rsid w:val="00BC066B"/>
    <w:rsid w:val="00BC1559"/>
    <w:rsid w:val="00BC17D8"/>
    <w:rsid w:val="00BC18A7"/>
    <w:rsid w:val="00BC18DB"/>
    <w:rsid w:val="00BC1921"/>
    <w:rsid w:val="00BC1A8C"/>
    <w:rsid w:val="00BC213A"/>
    <w:rsid w:val="00BC21A8"/>
    <w:rsid w:val="00BC236A"/>
    <w:rsid w:val="00BC240A"/>
    <w:rsid w:val="00BC246E"/>
    <w:rsid w:val="00BC2855"/>
    <w:rsid w:val="00BC2D1E"/>
    <w:rsid w:val="00BC32EC"/>
    <w:rsid w:val="00BC32F3"/>
    <w:rsid w:val="00BC34BB"/>
    <w:rsid w:val="00BC35D5"/>
    <w:rsid w:val="00BC3939"/>
    <w:rsid w:val="00BC3B1B"/>
    <w:rsid w:val="00BC3E25"/>
    <w:rsid w:val="00BC4226"/>
    <w:rsid w:val="00BC4331"/>
    <w:rsid w:val="00BC4440"/>
    <w:rsid w:val="00BC496F"/>
    <w:rsid w:val="00BC4A2F"/>
    <w:rsid w:val="00BC4DE4"/>
    <w:rsid w:val="00BC4E1A"/>
    <w:rsid w:val="00BC521F"/>
    <w:rsid w:val="00BC52BB"/>
    <w:rsid w:val="00BC54E4"/>
    <w:rsid w:val="00BC564F"/>
    <w:rsid w:val="00BC5652"/>
    <w:rsid w:val="00BC569A"/>
    <w:rsid w:val="00BC57B3"/>
    <w:rsid w:val="00BC623D"/>
    <w:rsid w:val="00BC67D8"/>
    <w:rsid w:val="00BC6BA6"/>
    <w:rsid w:val="00BC6C25"/>
    <w:rsid w:val="00BC7AB2"/>
    <w:rsid w:val="00BC7ADA"/>
    <w:rsid w:val="00BC7E9B"/>
    <w:rsid w:val="00BD0035"/>
    <w:rsid w:val="00BD011F"/>
    <w:rsid w:val="00BD021E"/>
    <w:rsid w:val="00BD0398"/>
    <w:rsid w:val="00BD046C"/>
    <w:rsid w:val="00BD0618"/>
    <w:rsid w:val="00BD0770"/>
    <w:rsid w:val="00BD089F"/>
    <w:rsid w:val="00BD0AC8"/>
    <w:rsid w:val="00BD0AF3"/>
    <w:rsid w:val="00BD0F59"/>
    <w:rsid w:val="00BD13FA"/>
    <w:rsid w:val="00BD1F23"/>
    <w:rsid w:val="00BD2518"/>
    <w:rsid w:val="00BD264C"/>
    <w:rsid w:val="00BD29D4"/>
    <w:rsid w:val="00BD2B15"/>
    <w:rsid w:val="00BD2C02"/>
    <w:rsid w:val="00BD3198"/>
    <w:rsid w:val="00BD31C0"/>
    <w:rsid w:val="00BD37F2"/>
    <w:rsid w:val="00BD3874"/>
    <w:rsid w:val="00BD39CB"/>
    <w:rsid w:val="00BD3C71"/>
    <w:rsid w:val="00BD3D47"/>
    <w:rsid w:val="00BD410C"/>
    <w:rsid w:val="00BD4173"/>
    <w:rsid w:val="00BD4B90"/>
    <w:rsid w:val="00BD4C05"/>
    <w:rsid w:val="00BD4CE2"/>
    <w:rsid w:val="00BD5510"/>
    <w:rsid w:val="00BD57E6"/>
    <w:rsid w:val="00BD5930"/>
    <w:rsid w:val="00BD59D9"/>
    <w:rsid w:val="00BD5D89"/>
    <w:rsid w:val="00BD6177"/>
    <w:rsid w:val="00BD675F"/>
    <w:rsid w:val="00BD67BA"/>
    <w:rsid w:val="00BD682F"/>
    <w:rsid w:val="00BD6AC3"/>
    <w:rsid w:val="00BD6F06"/>
    <w:rsid w:val="00BD701A"/>
    <w:rsid w:val="00BD7BD3"/>
    <w:rsid w:val="00BD7D38"/>
    <w:rsid w:val="00BE00C8"/>
    <w:rsid w:val="00BE0616"/>
    <w:rsid w:val="00BE07B6"/>
    <w:rsid w:val="00BE08EB"/>
    <w:rsid w:val="00BE0F40"/>
    <w:rsid w:val="00BE0FA9"/>
    <w:rsid w:val="00BE1301"/>
    <w:rsid w:val="00BE1382"/>
    <w:rsid w:val="00BE158F"/>
    <w:rsid w:val="00BE1DE5"/>
    <w:rsid w:val="00BE1F2C"/>
    <w:rsid w:val="00BE238D"/>
    <w:rsid w:val="00BE2823"/>
    <w:rsid w:val="00BE28EA"/>
    <w:rsid w:val="00BE2999"/>
    <w:rsid w:val="00BE2AF6"/>
    <w:rsid w:val="00BE2C39"/>
    <w:rsid w:val="00BE2D7F"/>
    <w:rsid w:val="00BE2F49"/>
    <w:rsid w:val="00BE336B"/>
    <w:rsid w:val="00BE36E7"/>
    <w:rsid w:val="00BE3845"/>
    <w:rsid w:val="00BE38B6"/>
    <w:rsid w:val="00BE3BAF"/>
    <w:rsid w:val="00BE3CAF"/>
    <w:rsid w:val="00BE3EAB"/>
    <w:rsid w:val="00BE438E"/>
    <w:rsid w:val="00BE445A"/>
    <w:rsid w:val="00BE44BE"/>
    <w:rsid w:val="00BE45D8"/>
    <w:rsid w:val="00BE46F5"/>
    <w:rsid w:val="00BE498F"/>
    <w:rsid w:val="00BE4B50"/>
    <w:rsid w:val="00BE526F"/>
    <w:rsid w:val="00BE5556"/>
    <w:rsid w:val="00BE58AE"/>
    <w:rsid w:val="00BE5A8E"/>
    <w:rsid w:val="00BE5F35"/>
    <w:rsid w:val="00BE60D6"/>
    <w:rsid w:val="00BE6153"/>
    <w:rsid w:val="00BE6751"/>
    <w:rsid w:val="00BE6BC6"/>
    <w:rsid w:val="00BE6C4F"/>
    <w:rsid w:val="00BE6F09"/>
    <w:rsid w:val="00BE6FF3"/>
    <w:rsid w:val="00BE704E"/>
    <w:rsid w:val="00BE7220"/>
    <w:rsid w:val="00BE73C5"/>
    <w:rsid w:val="00BE7545"/>
    <w:rsid w:val="00BE77FB"/>
    <w:rsid w:val="00BE78CA"/>
    <w:rsid w:val="00BE7CD0"/>
    <w:rsid w:val="00BE7E76"/>
    <w:rsid w:val="00BE7E83"/>
    <w:rsid w:val="00BF0374"/>
    <w:rsid w:val="00BF048C"/>
    <w:rsid w:val="00BF0577"/>
    <w:rsid w:val="00BF0768"/>
    <w:rsid w:val="00BF0E35"/>
    <w:rsid w:val="00BF1521"/>
    <w:rsid w:val="00BF196D"/>
    <w:rsid w:val="00BF1BA6"/>
    <w:rsid w:val="00BF2316"/>
    <w:rsid w:val="00BF256E"/>
    <w:rsid w:val="00BF27BD"/>
    <w:rsid w:val="00BF283F"/>
    <w:rsid w:val="00BF2B50"/>
    <w:rsid w:val="00BF348E"/>
    <w:rsid w:val="00BF34AC"/>
    <w:rsid w:val="00BF3C06"/>
    <w:rsid w:val="00BF3EA4"/>
    <w:rsid w:val="00BF4156"/>
    <w:rsid w:val="00BF4C03"/>
    <w:rsid w:val="00BF4C82"/>
    <w:rsid w:val="00BF4DC1"/>
    <w:rsid w:val="00BF4E8C"/>
    <w:rsid w:val="00BF50DF"/>
    <w:rsid w:val="00BF5286"/>
    <w:rsid w:val="00BF5398"/>
    <w:rsid w:val="00BF55DE"/>
    <w:rsid w:val="00BF59A8"/>
    <w:rsid w:val="00BF5ADC"/>
    <w:rsid w:val="00BF5EE0"/>
    <w:rsid w:val="00BF5EF1"/>
    <w:rsid w:val="00BF60C2"/>
    <w:rsid w:val="00BF6131"/>
    <w:rsid w:val="00BF627A"/>
    <w:rsid w:val="00BF6385"/>
    <w:rsid w:val="00BF7119"/>
    <w:rsid w:val="00BF7730"/>
    <w:rsid w:val="00BF7781"/>
    <w:rsid w:val="00BF77E8"/>
    <w:rsid w:val="00BF78A6"/>
    <w:rsid w:val="00BF78D8"/>
    <w:rsid w:val="00BF7A21"/>
    <w:rsid w:val="00BF7C43"/>
    <w:rsid w:val="00C004BF"/>
    <w:rsid w:val="00C00930"/>
    <w:rsid w:val="00C00CA5"/>
    <w:rsid w:val="00C00D81"/>
    <w:rsid w:val="00C00DBB"/>
    <w:rsid w:val="00C00E59"/>
    <w:rsid w:val="00C00F60"/>
    <w:rsid w:val="00C01555"/>
    <w:rsid w:val="00C0181D"/>
    <w:rsid w:val="00C01868"/>
    <w:rsid w:val="00C01F66"/>
    <w:rsid w:val="00C027CD"/>
    <w:rsid w:val="00C02AF1"/>
    <w:rsid w:val="00C02DEC"/>
    <w:rsid w:val="00C02F2F"/>
    <w:rsid w:val="00C030A2"/>
    <w:rsid w:val="00C0322A"/>
    <w:rsid w:val="00C0358F"/>
    <w:rsid w:val="00C0364D"/>
    <w:rsid w:val="00C03C38"/>
    <w:rsid w:val="00C03E2E"/>
    <w:rsid w:val="00C03EC7"/>
    <w:rsid w:val="00C047A9"/>
    <w:rsid w:val="00C04B3A"/>
    <w:rsid w:val="00C04B5B"/>
    <w:rsid w:val="00C04B7D"/>
    <w:rsid w:val="00C05041"/>
    <w:rsid w:val="00C054A4"/>
    <w:rsid w:val="00C05854"/>
    <w:rsid w:val="00C0585D"/>
    <w:rsid w:val="00C05B15"/>
    <w:rsid w:val="00C05C8C"/>
    <w:rsid w:val="00C0614E"/>
    <w:rsid w:val="00C0620F"/>
    <w:rsid w:val="00C0632D"/>
    <w:rsid w:val="00C067DA"/>
    <w:rsid w:val="00C0691D"/>
    <w:rsid w:val="00C069D6"/>
    <w:rsid w:val="00C06A76"/>
    <w:rsid w:val="00C06A85"/>
    <w:rsid w:val="00C06A92"/>
    <w:rsid w:val="00C070BF"/>
    <w:rsid w:val="00C076F0"/>
    <w:rsid w:val="00C079B6"/>
    <w:rsid w:val="00C07EFC"/>
    <w:rsid w:val="00C1002A"/>
    <w:rsid w:val="00C1047C"/>
    <w:rsid w:val="00C104C7"/>
    <w:rsid w:val="00C109D0"/>
    <w:rsid w:val="00C10AC6"/>
    <w:rsid w:val="00C11262"/>
    <w:rsid w:val="00C11280"/>
    <w:rsid w:val="00C1143D"/>
    <w:rsid w:val="00C117DE"/>
    <w:rsid w:val="00C11D06"/>
    <w:rsid w:val="00C11FFB"/>
    <w:rsid w:val="00C12199"/>
    <w:rsid w:val="00C121C2"/>
    <w:rsid w:val="00C12366"/>
    <w:rsid w:val="00C123A6"/>
    <w:rsid w:val="00C13018"/>
    <w:rsid w:val="00C131A7"/>
    <w:rsid w:val="00C131C5"/>
    <w:rsid w:val="00C133E7"/>
    <w:rsid w:val="00C139FD"/>
    <w:rsid w:val="00C1407B"/>
    <w:rsid w:val="00C1426B"/>
    <w:rsid w:val="00C14507"/>
    <w:rsid w:val="00C14C91"/>
    <w:rsid w:val="00C14DD1"/>
    <w:rsid w:val="00C14E49"/>
    <w:rsid w:val="00C15DB7"/>
    <w:rsid w:val="00C15DED"/>
    <w:rsid w:val="00C1634D"/>
    <w:rsid w:val="00C163E0"/>
    <w:rsid w:val="00C16448"/>
    <w:rsid w:val="00C165DE"/>
    <w:rsid w:val="00C167E6"/>
    <w:rsid w:val="00C1696D"/>
    <w:rsid w:val="00C16CA1"/>
    <w:rsid w:val="00C16E84"/>
    <w:rsid w:val="00C173BA"/>
    <w:rsid w:val="00C17776"/>
    <w:rsid w:val="00C1791A"/>
    <w:rsid w:val="00C17BE1"/>
    <w:rsid w:val="00C20160"/>
    <w:rsid w:val="00C203A0"/>
    <w:rsid w:val="00C207D1"/>
    <w:rsid w:val="00C20857"/>
    <w:rsid w:val="00C20A91"/>
    <w:rsid w:val="00C20FD8"/>
    <w:rsid w:val="00C217A0"/>
    <w:rsid w:val="00C218F5"/>
    <w:rsid w:val="00C219C6"/>
    <w:rsid w:val="00C21FD0"/>
    <w:rsid w:val="00C21FFB"/>
    <w:rsid w:val="00C22549"/>
    <w:rsid w:val="00C22678"/>
    <w:rsid w:val="00C22A13"/>
    <w:rsid w:val="00C22F7F"/>
    <w:rsid w:val="00C231D7"/>
    <w:rsid w:val="00C23203"/>
    <w:rsid w:val="00C232DD"/>
    <w:rsid w:val="00C233D4"/>
    <w:rsid w:val="00C23614"/>
    <w:rsid w:val="00C23844"/>
    <w:rsid w:val="00C23951"/>
    <w:rsid w:val="00C23DD2"/>
    <w:rsid w:val="00C2470A"/>
    <w:rsid w:val="00C24A83"/>
    <w:rsid w:val="00C24A8D"/>
    <w:rsid w:val="00C24B23"/>
    <w:rsid w:val="00C24BC2"/>
    <w:rsid w:val="00C24C46"/>
    <w:rsid w:val="00C251F0"/>
    <w:rsid w:val="00C25242"/>
    <w:rsid w:val="00C25ADC"/>
    <w:rsid w:val="00C25D3A"/>
    <w:rsid w:val="00C25D72"/>
    <w:rsid w:val="00C260EE"/>
    <w:rsid w:val="00C260FF"/>
    <w:rsid w:val="00C2630E"/>
    <w:rsid w:val="00C26423"/>
    <w:rsid w:val="00C26579"/>
    <w:rsid w:val="00C26ECD"/>
    <w:rsid w:val="00C27091"/>
    <w:rsid w:val="00C27248"/>
    <w:rsid w:val="00C277FE"/>
    <w:rsid w:val="00C27D93"/>
    <w:rsid w:val="00C27FD7"/>
    <w:rsid w:val="00C301FD"/>
    <w:rsid w:val="00C30959"/>
    <w:rsid w:val="00C309CC"/>
    <w:rsid w:val="00C30C38"/>
    <w:rsid w:val="00C30FC4"/>
    <w:rsid w:val="00C31122"/>
    <w:rsid w:val="00C31955"/>
    <w:rsid w:val="00C31973"/>
    <w:rsid w:val="00C31C08"/>
    <w:rsid w:val="00C31F85"/>
    <w:rsid w:val="00C32034"/>
    <w:rsid w:val="00C3210E"/>
    <w:rsid w:val="00C3230C"/>
    <w:rsid w:val="00C32325"/>
    <w:rsid w:val="00C32372"/>
    <w:rsid w:val="00C32EAA"/>
    <w:rsid w:val="00C32FA8"/>
    <w:rsid w:val="00C335C6"/>
    <w:rsid w:val="00C335C7"/>
    <w:rsid w:val="00C3368C"/>
    <w:rsid w:val="00C336B4"/>
    <w:rsid w:val="00C33DE0"/>
    <w:rsid w:val="00C343BB"/>
    <w:rsid w:val="00C34670"/>
    <w:rsid w:val="00C348BB"/>
    <w:rsid w:val="00C34AA2"/>
    <w:rsid w:val="00C34BDA"/>
    <w:rsid w:val="00C34D93"/>
    <w:rsid w:val="00C34DF5"/>
    <w:rsid w:val="00C34E3D"/>
    <w:rsid w:val="00C34F8C"/>
    <w:rsid w:val="00C3509A"/>
    <w:rsid w:val="00C3543B"/>
    <w:rsid w:val="00C3580D"/>
    <w:rsid w:val="00C35B24"/>
    <w:rsid w:val="00C365EE"/>
    <w:rsid w:val="00C36631"/>
    <w:rsid w:val="00C36696"/>
    <w:rsid w:val="00C36B52"/>
    <w:rsid w:val="00C36D41"/>
    <w:rsid w:val="00C36E3D"/>
    <w:rsid w:val="00C36E3E"/>
    <w:rsid w:val="00C372DB"/>
    <w:rsid w:val="00C378A0"/>
    <w:rsid w:val="00C37977"/>
    <w:rsid w:val="00C379F1"/>
    <w:rsid w:val="00C37A36"/>
    <w:rsid w:val="00C37FB5"/>
    <w:rsid w:val="00C400E2"/>
    <w:rsid w:val="00C40546"/>
    <w:rsid w:val="00C40B86"/>
    <w:rsid w:val="00C41841"/>
    <w:rsid w:val="00C41ADA"/>
    <w:rsid w:val="00C41C05"/>
    <w:rsid w:val="00C41C0F"/>
    <w:rsid w:val="00C41EEF"/>
    <w:rsid w:val="00C421EE"/>
    <w:rsid w:val="00C422CA"/>
    <w:rsid w:val="00C430A8"/>
    <w:rsid w:val="00C43272"/>
    <w:rsid w:val="00C433FE"/>
    <w:rsid w:val="00C4344C"/>
    <w:rsid w:val="00C43624"/>
    <w:rsid w:val="00C43630"/>
    <w:rsid w:val="00C436A8"/>
    <w:rsid w:val="00C43AEC"/>
    <w:rsid w:val="00C43D68"/>
    <w:rsid w:val="00C43F60"/>
    <w:rsid w:val="00C43FE6"/>
    <w:rsid w:val="00C44092"/>
    <w:rsid w:val="00C440DE"/>
    <w:rsid w:val="00C4432D"/>
    <w:rsid w:val="00C44338"/>
    <w:rsid w:val="00C444AA"/>
    <w:rsid w:val="00C4482B"/>
    <w:rsid w:val="00C44C5F"/>
    <w:rsid w:val="00C44F47"/>
    <w:rsid w:val="00C44F95"/>
    <w:rsid w:val="00C45415"/>
    <w:rsid w:val="00C456A3"/>
    <w:rsid w:val="00C456DB"/>
    <w:rsid w:val="00C45861"/>
    <w:rsid w:val="00C46114"/>
    <w:rsid w:val="00C46121"/>
    <w:rsid w:val="00C46247"/>
    <w:rsid w:val="00C46ACF"/>
    <w:rsid w:val="00C46BA1"/>
    <w:rsid w:val="00C46C09"/>
    <w:rsid w:val="00C46C25"/>
    <w:rsid w:val="00C46EFD"/>
    <w:rsid w:val="00C476C2"/>
    <w:rsid w:val="00C47A2A"/>
    <w:rsid w:val="00C47F6B"/>
    <w:rsid w:val="00C47FA3"/>
    <w:rsid w:val="00C5071C"/>
    <w:rsid w:val="00C508A0"/>
    <w:rsid w:val="00C51593"/>
    <w:rsid w:val="00C5172B"/>
    <w:rsid w:val="00C51805"/>
    <w:rsid w:val="00C51B67"/>
    <w:rsid w:val="00C51C06"/>
    <w:rsid w:val="00C51C7D"/>
    <w:rsid w:val="00C51EF3"/>
    <w:rsid w:val="00C51FC7"/>
    <w:rsid w:val="00C520A6"/>
    <w:rsid w:val="00C52350"/>
    <w:rsid w:val="00C5252C"/>
    <w:rsid w:val="00C527E6"/>
    <w:rsid w:val="00C52959"/>
    <w:rsid w:val="00C52B0E"/>
    <w:rsid w:val="00C5351D"/>
    <w:rsid w:val="00C53706"/>
    <w:rsid w:val="00C53861"/>
    <w:rsid w:val="00C53DF2"/>
    <w:rsid w:val="00C53E01"/>
    <w:rsid w:val="00C53E7D"/>
    <w:rsid w:val="00C53EAD"/>
    <w:rsid w:val="00C54021"/>
    <w:rsid w:val="00C5403F"/>
    <w:rsid w:val="00C542BC"/>
    <w:rsid w:val="00C54325"/>
    <w:rsid w:val="00C54AB2"/>
    <w:rsid w:val="00C54AC2"/>
    <w:rsid w:val="00C551BA"/>
    <w:rsid w:val="00C55683"/>
    <w:rsid w:val="00C55690"/>
    <w:rsid w:val="00C55F43"/>
    <w:rsid w:val="00C560EC"/>
    <w:rsid w:val="00C5610F"/>
    <w:rsid w:val="00C56113"/>
    <w:rsid w:val="00C56166"/>
    <w:rsid w:val="00C56613"/>
    <w:rsid w:val="00C5691D"/>
    <w:rsid w:val="00C571A1"/>
    <w:rsid w:val="00C57317"/>
    <w:rsid w:val="00C575BF"/>
    <w:rsid w:val="00C5787F"/>
    <w:rsid w:val="00C57D8C"/>
    <w:rsid w:val="00C57FA4"/>
    <w:rsid w:val="00C60152"/>
    <w:rsid w:val="00C602BC"/>
    <w:rsid w:val="00C60614"/>
    <w:rsid w:val="00C608E9"/>
    <w:rsid w:val="00C60A24"/>
    <w:rsid w:val="00C6108D"/>
    <w:rsid w:val="00C612A7"/>
    <w:rsid w:val="00C61377"/>
    <w:rsid w:val="00C6168A"/>
    <w:rsid w:val="00C61826"/>
    <w:rsid w:val="00C619F5"/>
    <w:rsid w:val="00C61CEE"/>
    <w:rsid w:val="00C61D40"/>
    <w:rsid w:val="00C6218A"/>
    <w:rsid w:val="00C623DA"/>
    <w:rsid w:val="00C62699"/>
    <w:rsid w:val="00C62EF2"/>
    <w:rsid w:val="00C63092"/>
    <w:rsid w:val="00C6338F"/>
    <w:rsid w:val="00C6358C"/>
    <w:rsid w:val="00C636C9"/>
    <w:rsid w:val="00C6388F"/>
    <w:rsid w:val="00C640AD"/>
    <w:rsid w:val="00C640E9"/>
    <w:rsid w:val="00C6430D"/>
    <w:rsid w:val="00C6445B"/>
    <w:rsid w:val="00C6473C"/>
    <w:rsid w:val="00C649CD"/>
    <w:rsid w:val="00C64CF9"/>
    <w:rsid w:val="00C64DEF"/>
    <w:rsid w:val="00C65187"/>
    <w:rsid w:val="00C654E1"/>
    <w:rsid w:val="00C6592F"/>
    <w:rsid w:val="00C65AA0"/>
    <w:rsid w:val="00C65C6F"/>
    <w:rsid w:val="00C65DCA"/>
    <w:rsid w:val="00C660B0"/>
    <w:rsid w:val="00C6626E"/>
    <w:rsid w:val="00C662ED"/>
    <w:rsid w:val="00C6645A"/>
    <w:rsid w:val="00C66A1B"/>
    <w:rsid w:val="00C66C00"/>
    <w:rsid w:val="00C66DDD"/>
    <w:rsid w:val="00C672E9"/>
    <w:rsid w:val="00C673CA"/>
    <w:rsid w:val="00C673F8"/>
    <w:rsid w:val="00C6778F"/>
    <w:rsid w:val="00C704D2"/>
    <w:rsid w:val="00C7055E"/>
    <w:rsid w:val="00C70593"/>
    <w:rsid w:val="00C70631"/>
    <w:rsid w:val="00C70A68"/>
    <w:rsid w:val="00C70B71"/>
    <w:rsid w:val="00C70C4F"/>
    <w:rsid w:val="00C71E10"/>
    <w:rsid w:val="00C72609"/>
    <w:rsid w:val="00C7267F"/>
    <w:rsid w:val="00C729E5"/>
    <w:rsid w:val="00C72BA1"/>
    <w:rsid w:val="00C72BB3"/>
    <w:rsid w:val="00C72CB1"/>
    <w:rsid w:val="00C731D6"/>
    <w:rsid w:val="00C737BF"/>
    <w:rsid w:val="00C73DC7"/>
    <w:rsid w:val="00C742E1"/>
    <w:rsid w:val="00C743C9"/>
    <w:rsid w:val="00C746E8"/>
    <w:rsid w:val="00C74A44"/>
    <w:rsid w:val="00C74EFD"/>
    <w:rsid w:val="00C759C9"/>
    <w:rsid w:val="00C75B73"/>
    <w:rsid w:val="00C75C36"/>
    <w:rsid w:val="00C76541"/>
    <w:rsid w:val="00C77475"/>
    <w:rsid w:val="00C77D38"/>
    <w:rsid w:val="00C8045B"/>
    <w:rsid w:val="00C804C0"/>
    <w:rsid w:val="00C80868"/>
    <w:rsid w:val="00C81087"/>
    <w:rsid w:val="00C821C4"/>
    <w:rsid w:val="00C82442"/>
    <w:rsid w:val="00C82581"/>
    <w:rsid w:val="00C826F1"/>
    <w:rsid w:val="00C828D8"/>
    <w:rsid w:val="00C82ED2"/>
    <w:rsid w:val="00C82F9F"/>
    <w:rsid w:val="00C833E3"/>
    <w:rsid w:val="00C8376D"/>
    <w:rsid w:val="00C837D0"/>
    <w:rsid w:val="00C837F8"/>
    <w:rsid w:val="00C84049"/>
    <w:rsid w:val="00C843A7"/>
    <w:rsid w:val="00C846E0"/>
    <w:rsid w:val="00C84727"/>
    <w:rsid w:val="00C84908"/>
    <w:rsid w:val="00C84D0F"/>
    <w:rsid w:val="00C85091"/>
    <w:rsid w:val="00C851CF"/>
    <w:rsid w:val="00C855BD"/>
    <w:rsid w:val="00C85E5B"/>
    <w:rsid w:val="00C86385"/>
    <w:rsid w:val="00C868DC"/>
    <w:rsid w:val="00C86AD3"/>
    <w:rsid w:val="00C86B52"/>
    <w:rsid w:val="00C86EF5"/>
    <w:rsid w:val="00C871B3"/>
    <w:rsid w:val="00C871C3"/>
    <w:rsid w:val="00C87397"/>
    <w:rsid w:val="00C874C7"/>
    <w:rsid w:val="00C878F1"/>
    <w:rsid w:val="00C87978"/>
    <w:rsid w:val="00C87CF5"/>
    <w:rsid w:val="00C87DAE"/>
    <w:rsid w:val="00C903C9"/>
    <w:rsid w:val="00C90794"/>
    <w:rsid w:val="00C907CD"/>
    <w:rsid w:val="00C90A93"/>
    <w:rsid w:val="00C90B62"/>
    <w:rsid w:val="00C90C58"/>
    <w:rsid w:val="00C90E90"/>
    <w:rsid w:val="00C90ED7"/>
    <w:rsid w:val="00C91AD8"/>
    <w:rsid w:val="00C91FB4"/>
    <w:rsid w:val="00C9282B"/>
    <w:rsid w:val="00C928AD"/>
    <w:rsid w:val="00C93893"/>
    <w:rsid w:val="00C93D81"/>
    <w:rsid w:val="00C93E7F"/>
    <w:rsid w:val="00C93F06"/>
    <w:rsid w:val="00C94012"/>
    <w:rsid w:val="00C94500"/>
    <w:rsid w:val="00C947D7"/>
    <w:rsid w:val="00C9481A"/>
    <w:rsid w:val="00C94E0A"/>
    <w:rsid w:val="00C94E12"/>
    <w:rsid w:val="00C94F8F"/>
    <w:rsid w:val="00C955DF"/>
    <w:rsid w:val="00C958D3"/>
    <w:rsid w:val="00C95D1A"/>
    <w:rsid w:val="00C96415"/>
    <w:rsid w:val="00C96725"/>
    <w:rsid w:val="00C973C7"/>
    <w:rsid w:val="00C974B8"/>
    <w:rsid w:val="00C976B9"/>
    <w:rsid w:val="00C97CFD"/>
    <w:rsid w:val="00C97F13"/>
    <w:rsid w:val="00C97FD3"/>
    <w:rsid w:val="00CA0028"/>
    <w:rsid w:val="00CA0072"/>
    <w:rsid w:val="00CA02D9"/>
    <w:rsid w:val="00CA0368"/>
    <w:rsid w:val="00CA04A2"/>
    <w:rsid w:val="00CA04AE"/>
    <w:rsid w:val="00CA04F5"/>
    <w:rsid w:val="00CA0563"/>
    <w:rsid w:val="00CA073D"/>
    <w:rsid w:val="00CA095A"/>
    <w:rsid w:val="00CA0A9B"/>
    <w:rsid w:val="00CA0AA5"/>
    <w:rsid w:val="00CA0D9F"/>
    <w:rsid w:val="00CA0E52"/>
    <w:rsid w:val="00CA1B92"/>
    <w:rsid w:val="00CA207E"/>
    <w:rsid w:val="00CA33E2"/>
    <w:rsid w:val="00CA39EA"/>
    <w:rsid w:val="00CA3BE7"/>
    <w:rsid w:val="00CA3F48"/>
    <w:rsid w:val="00CA406D"/>
    <w:rsid w:val="00CA41F7"/>
    <w:rsid w:val="00CA4335"/>
    <w:rsid w:val="00CA43F6"/>
    <w:rsid w:val="00CA4456"/>
    <w:rsid w:val="00CA44B9"/>
    <w:rsid w:val="00CA460F"/>
    <w:rsid w:val="00CA4740"/>
    <w:rsid w:val="00CA485A"/>
    <w:rsid w:val="00CA4949"/>
    <w:rsid w:val="00CA4A8F"/>
    <w:rsid w:val="00CA4AC5"/>
    <w:rsid w:val="00CA4EA3"/>
    <w:rsid w:val="00CA55DC"/>
    <w:rsid w:val="00CA5705"/>
    <w:rsid w:val="00CA58FF"/>
    <w:rsid w:val="00CA5A90"/>
    <w:rsid w:val="00CA5B07"/>
    <w:rsid w:val="00CA6059"/>
    <w:rsid w:val="00CA638F"/>
    <w:rsid w:val="00CA65E8"/>
    <w:rsid w:val="00CA6C6C"/>
    <w:rsid w:val="00CA6D98"/>
    <w:rsid w:val="00CA73C0"/>
    <w:rsid w:val="00CA7CDF"/>
    <w:rsid w:val="00CA7D21"/>
    <w:rsid w:val="00CB015A"/>
    <w:rsid w:val="00CB0618"/>
    <w:rsid w:val="00CB0939"/>
    <w:rsid w:val="00CB0EEE"/>
    <w:rsid w:val="00CB155B"/>
    <w:rsid w:val="00CB1A0F"/>
    <w:rsid w:val="00CB1D74"/>
    <w:rsid w:val="00CB1FA5"/>
    <w:rsid w:val="00CB23CB"/>
    <w:rsid w:val="00CB24AC"/>
    <w:rsid w:val="00CB32BC"/>
    <w:rsid w:val="00CB35F7"/>
    <w:rsid w:val="00CB36D3"/>
    <w:rsid w:val="00CB387B"/>
    <w:rsid w:val="00CB3BB0"/>
    <w:rsid w:val="00CB4033"/>
    <w:rsid w:val="00CB4AA8"/>
    <w:rsid w:val="00CB4AC0"/>
    <w:rsid w:val="00CB4EED"/>
    <w:rsid w:val="00CB51EE"/>
    <w:rsid w:val="00CB59A5"/>
    <w:rsid w:val="00CB5E6A"/>
    <w:rsid w:val="00CB5E78"/>
    <w:rsid w:val="00CB6166"/>
    <w:rsid w:val="00CB6184"/>
    <w:rsid w:val="00CB636F"/>
    <w:rsid w:val="00CB63D4"/>
    <w:rsid w:val="00CB63EE"/>
    <w:rsid w:val="00CB6549"/>
    <w:rsid w:val="00CB65E2"/>
    <w:rsid w:val="00CB66F3"/>
    <w:rsid w:val="00CB687A"/>
    <w:rsid w:val="00CB6885"/>
    <w:rsid w:val="00CB691E"/>
    <w:rsid w:val="00CB6D65"/>
    <w:rsid w:val="00CB6E17"/>
    <w:rsid w:val="00CB74DD"/>
    <w:rsid w:val="00CC06A0"/>
    <w:rsid w:val="00CC08DF"/>
    <w:rsid w:val="00CC0C0D"/>
    <w:rsid w:val="00CC0ED7"/>
    <w:rsid w:val="00CC1124"/>
    <w:rsid w:val="00CC1336"/>
    <w:rsid w:val="00CC1646"/>
    <w:rsid w:val="00CC1886"/>
    <w:rsid w:val="00CC1E4A"/>
    <w:rsid w:val="00CC1F2D"/>
    <w:rsid w:val="00CC20AC"/>
    <w:rsid w:val="00CC2235"/>
    <w:rsid w:val="00CC22F8"/>
    <w:rsid w:val="00CC2862"/>
    <w:rsid w:val="00CC2959"/>
    <w:rsid w:val="00CC2A3F"/>
    <w:rsid w:val="00CC2A8C"/>
    <w:rsid w:val="00CC2AE6"/>
    <w:rsid w:val="00CC2D48"/>
    <w:rsid w:val="00CC34C0"/>
    <w:rsid w:val="00CC3825"/>
    <w:rsid w:val="00CC3878"/>
    <w:rsid w:val="00CC3B95"/>
    <w:rsid w:val="00CC425E"/>
    <w:rsid w:val="00CC4423"/>
    <w:rsid w:val="00CC486A"/>
    <w:rsid w:val="00CC4C98"/>
    <w:rsid w:val="00CC4DEF"/>
    <w:rsid w:val="00CC4E9F"/>
    <w:rsid w:val="00CC4EEB"/>
    <w:rsid w:val="00CC5121"/>
    <w:rsid w:val="00CC55DF"/>
    <w:rsid w:val="00CC55EF"/>
    <w:rsid w:val="00CC5746"/>
    <w:rsid w:val="00CC57B5"/>
    <w:rsid w:val="00CC5E19"/>
    <w:rsid w:val="00CC608E"/>
    <w:rsid w:val="00CC6293"/>
    <w:rsid w:val="00CC635D"/>
    <w:rsid w:val="00CC6655"/>
    <w:rsid w:val="00CC67DA"/>
    <w:rsid w:val="00CC6D8C"/>
    <w:rsid w:val="00CC6DCD"/>
    <w:rsid w:val="00CC6FBB"/>
    <w:rsid w:val="00CC705A"/>
    <w:rsid w:val="00CC71F4"/>
    <w:rsid w:val="00CC7357"/>
    <w:rsid w:val="00CC7A4B"/>
    <w:rsid w:val="00CC7C9A"/>
    <w:rsid w:val="00CC7F67"/>
    <w:rsid w:val="00CD002D"/>
    <w:rsid w:val="00CD009B"/>
    <w:rsid w:val="00CD02E2"/>
    <w:rsid w:val="00CD040B"/>
    <w:rsid w:val="00CD0BF6"/>
    <w:rsid w:val="00CD0DEA"/>
    <w:rsid w:val="00CD1497"/>
    <w:rsid w:val="00CD187F"/>
    <w:rsid w:val="00CD193D"/>
    <w:rsid w:val="00CD198B"/>
    <w:rsid w:val="00CD1BDF"/>
    <w:rsid w:val="00CD24A9"/>
    <w:rsid w:val="00CD252B"/>
    <w:rsid w:val="00CD26AA"/>
    <w:rsid w:val="00CD2720"/>
    <w:rsid w:val="00CD2C0A"/>
    <w:rsid w:val="00CD2F6F"/>
    <w:rsid w:val="00CD3257"/>
    <w:rsid w:val="00CD332D"/>
    <w:rsid w:val="00CD3A67"/>
    <w:rsid w:val="00CD3C0C"/>
    <w:rsid w:val="00CD430A"/>
    <w:rsid w:val="00CD47A0"/>
    <w:rsid w:val="00CD4C9D"/>
    <w:rsid w:val="00CD4F61"/>
    <w:rsid w:val="00CD5096"/>
    <w:rsid w:val="00CD5539"/>
    <w:rsid w:val="00CD6091"/>
    <w:rsid w:val="00CD6379"/>
    <w:rsid w:val="00CD653E"/>
    <w:rsid w:val="00CD6798"/>
    <w:rsid w:val="00CD76C8"/>
    <w:rsid w:val="00CD7A11"/>
    <w:rsid w:val="00CD7C11"/>
    <w:rsid w:val="00CD7CBC"/>
    <w:rsid w:val="00CE0014"/>
    <w:rsid w:val="00CE0258"/>
    <w:rsid w:val="00CE0288"/>
    <w:rsid w:val="00CE12C5"/>
    <w:rsid w:val="00CE14EC"/>
    <w:rsid w:val="00CE14FB"/>
    <w:rsid w:val="00CE1827"/>
    <w:rsid w:val="00CE186B"/>
    <w:rsid w:val="00CE1DD8"/>
    <w:rsid w:val="00CE236C"/>
    <w:rsid w:val="00CE23A8"/>
    <w:rsid w:val="00CE29B3"/>
    <w:rsid w:val="00CE29D9"/>
    <w:rsid w:val="00CE2A3C"/>
    <w:rsid w:val="00CE2B40"/>
    <w:rsid w:val="00CE2B80"/>
    <w:rsid w:val="00CE2E60"/>
    <w:rsid w:val="00CE2F38"/>
    <w:rsid w:val="00CE3209"/>
    <w:rsid w:val="00CE336E"/>
    <w:rsid w:val="00CE3647"/>
    <w:rsid w:val="00CE3980"/>
    <w:rsid w:val="00CE3E8F"/>
    <w:rsid w:val="00CE404E"/>
    <w:rsid w:val="00CE40D6"/>
    <w:rsid w:val="00CE4119"/>
    <w:rsid w:val="00CE45B6"/>
    <w:rsid w:val="00CE473A"/>
    <w:rsid w:val="00CE4974"/>
    <w:rsid w:val="00CE49DB"/>
    <w:rsid w:val="00CE5214"/>
    <w:rsid w:val="00CE55BE"/>
    <w:rsid w:val="00CE5607"/>
    <w:rsid w:val="00CE5A8F"/>
    <w:rsid w:val="00CE5D24"/>
    <w:rsid w:val="00CE5D84"/>
    <w:rsid w:val="00CE5E62"/>
    <w:rsid w:val="00CE6072"/>
    <w:rsid w:val="00CE649D"/>
    <w:rsid w:val="00CE6607"/>
    <w:rsid w:val="00CE6762"/>
    <w:rsid w:val="00CE67B0"/>
    <w:rsid w:val="00CE68F3"/>
    <w:rsid w:val="00CE692E"/>
    <w:rsid w:val="00CE6983"/>
    <w:rsid w:val="00CE6BB5"/>
    <w:rsid w:val="00CE71B7"/>
    <w:rsid w:val="00CE7438"/>
    <w:rsid w:val="00CE743E"/>
    <w:rsid w:val="00CE7596"/>
    <w:rsid w:val="00CE7866"/>
    <w:rsid w:val="00CE7EA9"/>
    <w:rsid w:val="00CF0284"/>
    <w:rsid w:val="00CF04F8"/>
    <w:rsid w:val="00CF05CB"/>
    <w:rsid w:val="00CF0619"/>
    <w:rsid w:val="00CF0753"/>
    <w:rsid w:val="00CF082F"/>
    <w:rsid w:val="00CF0EA9"/>
    <w:rsid w:val="00CF1EC8"/>
    <w:rsid w:val="00CF1FBE"/>
    <w:rsid w:val="00CF2925"/>
    <w:rsid w:val="00CF2985"/>
    <w:rsid w:val="00CF2B9D"/>
    <w:rsid w:val="00CF2FFA"/>
    <w:rsid w:val="00CF319F"/>
    <w:rsid w:val="00CF31FF"/>
    <w:rsid w:val="00CF382A"/>
    <w:rsid w:val="00CF39C5"/>
    <w:rsid w:val="00CF3B83"/>
    <w:rsid w:val="00CF406B"/>
    <w:rsid w:val="00CF410F"/>
    <w:rsid w:val="00CF4385"/>
    <w:rsid w:val="00CF4419"/>
    <w:rsid w:val="00CF44FD"/>
    <w:rsid w:val="00CF4795"/>
    <w:rsid w:val="00CF4815"/>
    <w:rsid w:val="00CF4A16"/>
    <w:rsid w:val="00CF4EBE"/>
    <w:rsid w:val="00CF51B7"/>
    <w:rsid w:val="00CF54BD"/>
    <w:rsid w:val="00CF5608"/>
    <w:rsid w:val="00CF5764"/>
    <w:rsid w:val="00CF5982"/>
    <w:rsid w:val="00CF5A69"/>
    <w:rsid w:val="00CF61F7"/>
    <w:rsid w:val="00CF62E4"/>
    <w:rsid w:val="00CF6BE2"/>
    <w:rsid w:val="00CF6FF5"/>
    <w:rsid w:val="00CF7585"/>
    <w:rsid w:val="00CF759F"/>
    <w:rsid w:val="00CF76F1"/>
    <w:rsid w:val="00CF7E69"/>
    <w:rsid w:val="00CF7F70"/>
    <w:rsid w:val="00D00493"/>
    <w:rsid w:val="00D007BF"/>
    <w:rsid w:val="00D00B8E"/>
    <w:rsid w:val="00D00D0D"/>
    <w:rsid w:val="00D00E43"/>
    <w:rsid w:val="00D00E49"/>
    <w:rsid w:val="00D00E99"/>
    <w:rsid w:val="00D0106E"/>
    <w:rsid w:val="00D01472"/>
    <w:rsid w:val="00D018DD"/>
    <w:rsid w:val="00D01A13"/>
    <w:rsid w:val="00D01B0C"/>
    <w:rsid w:val="00D01CB4"/>
    <w:rsid w:val="00D01F5F"/>
    <w:rsid w:val="00D022A4"/>
    <w:rsid w:val="00D027B5"/>
    <w:rsid w:val="00D0304B"/>
    <w:rsid w:val="00D032F9"/>
    <w:rsid w:val="00D036AE"/>
    <w:rsid w:val="00D037B8"/>
    <w:rsid w:val="00D03A0A"/>
    <w:rsid w:val="00D03BA2"/>
    <w:rsid w:val="00D03F9D"/>
    <w:rsid w:val="00D04144"/>
    <w:rsid w:val="00D0444F"/>
    <w:rsid w:val="00D045C0"/>
    <w:rsid w:val="00D04781"/>
    <w:rsid w:val="00D04855"/>
    <w:rsid w:val="00D05239"/>
    <w:rsid w:val="00D052CF"/>
    <w:rsid w:val="00D05515"/>
    <w:rsid w:val="00D05554"/>
    <w:rsid w:val="00D05560"/>
    <w:rsid w:val="00D057B8"/>
    <w:rsid w:val="00D05B73"/>
    <w:rsid w:val="00D05F15"/>
    <w:rsid w:val="00D06163"/>
    <w:rsid w:val="00D06358"/>
    <w:rsid w:val="00D06416"/>
    <w:rsid w:val="00D0641D"/>
    <w:rsid w:val="00D067D3"/>
    <w:rsid w:val="00D06FB1"/>
    <w:rsid w:val="00D070DE"/>
    <w:rsid w:val="00D072F5"/>
    <w:rsid w:val="00D0741F"/>
    <w:rsid w:val="00D0748E"/>
    <w:rsid w:val="00D07611"/>
    <w:rsid w:val="00D0766A"/>
    <w:rsid w:val="00D077D3"/>
    <w:rsid w:val="00D07F7B"/>
    <w:rsid w:val="00D1039A"/>
    <w:rsid w:val="00D104FB"/>
    <w:rsid w:val="00D1072D"/>
    <w:rsid w:val="00D10994"/>
    <w:rsid w:val="00D10B4F"/>
    <w:rsid w:val="00D10E43"/>
    <w:rsid w:val="00D11295"/>
    <w:rsid w:val="00D1165A"/>
    <w:rsid w:val="00D119E2"/>
    <w:rsid w:val="00D11C22"/>
    <w:rsid w:val="00D11C35"/>
    <w:rsid w:val="00D1225E"/>
    <w:rsid w:val="00D123CA"/>
    <w:rsid w:val="00D125DE"/>
    <w:rsid w:val="00D12D48"/>
    <w:rsid w:val="00D12D6C"/>
    <w:rsid w:val="00D12DE9"/>
    <w:rsid w:val="00D12F96"/>
    <w:rsid w:val="00D12FF6"/>
    <w:rsid w:val="00D13362"/>
    <w:rsid w:val="00D136AC"/>
    <w:rsid w:val="00D13F23"/>
    <w:rsid w:val="00D13F2A"/>
    <w:rsid w:val="00D13F43"/>
    <w:rsid w:val="00D14065"/>
    <w:rsid w:val="00D14206"/>
    <w:rsid w:val="00D148A3"/>
    <w:rsid w:val="00D1495E"/>
    <w:rsid w:val="00D14AE9"/>
    <w:rsid w:val="00D14E7E"/>
    <w:rsid w:val="00D14F6F"/>
    <w:rsid w:val="00D153BE"/>
    <w:rsid w:val="00D1542F"/>
    <w:rsid w:val="00D1543D"/>
    <w:rsid w:val="00D154F8"/>
    <w:rsid w:val="00D15B00"/>
    <w:rsid w:val="00D15BE8"/>
    <w:rsid w:val="00D15C8D"/>
    <w:rsid w:val="00D15D0C"/>
    <w:rsid w:val="00D1611B"/>
    <w:rsid w:val="00D162F2"/>
    <w:rsid w:val="00D16573"/>
    <w:rsid w:val="00D1668E"/>
    <w:rsid w:val="00D16DEE"/>
    <w:rsid w:val="00D17018"/>
    <w:rsid w:val="00D17731"/>
    <w:rsid w:val="00D17AF6"/>
    <w:rsid w:val="00D17E3F"/>
    <w:rsid w:val="00D20B62"/>
    <w:rsid w:val="00D20B9C"/>
    <w:rsid w:val="00D20D4D"/>
    <w:rsid w:val="00D20E08"/>
    <w:rsid w:val="00D219D3"/>
    <w:rsid w:val="00D219FF"/>
    <w:rsid w:val="00D21A84"/>
    <w:rsid w:val="00D21BA7"/>
    <w:rsid w:val="00D22188"/>
    <w:rsid w:val="00D222F3"/>
    <w:rsid w:val="00D22361"/>
    <w:rsid w:val="00D22A48"/>
    <w:rsid w:val="00D22B80"/>
    <w:rsid w:val="00D22BCD"/>
    <w:rsid w:val="00D22CB9"/>
    <w:rsid w:val="00D22CE5"/>
    <w:rsid w:val="00D22EC1"/>
    <w:rsid w:val="00D22FAB"/>
    <w:rsid w:val="00D2321E"/>
    <w:rsid w:val="00D233A9"/>
    <w:rsid w:val="00D23620"/>
    <w:rsid w:val="00D23790"/>
    <w:rsid w:val="00D23881"/>
    <w:rsid w:val="00D2397C"/>
    <w:rsid w:val="00D23C08"/>
    <w:rsid w:val="00D23F2F"/>
    <w:rsid w:val="00D2422F"/>
    <w:rsid w:val="00D24632"/>
    <w:rsid w:val="00D2471E"/>
    <w:rsid w:val="00D249D3"/>
    <w:rsid w:val="00D25343"/>
    <w:rsid w:val="00D256E5"/>
    <w:rsid w:val="00D25A88"/>
    <w:rsid w:val="00D25EE6"/>
    <w:rsid w:val="00D2609C"/>
    <w:rsid w:val="00D26189"/>
    <w:rsid w:val="00D262B9"/>
    <w:rsid w:val="00D264E8"/>
    <w:rsid w:val="00D2657F"/>
    <w:rsid w:val="00D266B3"/>
    <w:rsid w:val="00D26766"/>
    <w:rsid w:val="00D26929"/>
    <w:rsid w:val="00D26B69"/>
    <w:rsid w:val="00D26E00"/>
    <w:rsid w:val="00D27350"/>
    <w:rsid w:val="00D27377"/>
    <w:rsid w:val="00D2739E"/>
    <w:rsid w:val="00D2755C"/>
    <w:rsid w:val="00D2781C"/>
    <w:rsid w:val="00D278D4"/>
    <w:rsid w:val="00D27C8D"/>
    <w:rsid w:val="00D3003B"/>
    <w:rsid w:val="00D301A1"/>
    <w:rsid w:val="00D30E77"/>
    <w:rsid w:val="00D314E8"/>
    <w:rsid w:val="00D31551"/>
    <w:rsid w:val="00D31619"/>
    <w:rsid w:val="00D316DC"/>
    <w:rsid w:val="00D32383"/>
    <w:rsid w:val="00D3247B"/>
    <w:rsid w:val="00D3272C"/>
    <w:rsid w:val="00D32DAA"/>
    <w:rsid w:val="00D32E9A"/>
    <w:rsid w:val="00D32F18"/>
    <w:rsid w:val="00D3360C"/>
    <w:rsid w:val="00D339FB"/>
    <w:rsid w:val="00D33A0A"/>
    <w:rsid w:val="00D33B4C"/>
    <w:rsid w:val="00D33BA6"/>
    <w:rsid w:val="00D33E4C"/>
    <w:rsid w:val="00D34020"/>
    <w:rsid w:val="00D340C4"/>
    <w:rsid w:val="00D341D1"/>
    <w:rsid w:val="00D341DD"/>
    <w:rsid w:val="00D34678"/>
    <w:rsid w:val="00D3473B"/>
    <w:rsid w:val="00D3476A"/>
    <w:rsid w:val="00D34928"/>
    <w:rsid w:val="00D35340"/>
    <w:rsid w:val="00D35419"/>
    <w:rsid w:val="00D35642"/>
    <w:rsid w:val="00D359DB"/>
    <w:rsid w:val="00D35B48"/>
    <w:rsid w:val="00D35DFD"/>
    <w:rsid w:val="00D35F56"/>
    <w:rsid w:val="00D36124"/>
    <w:rsid w:val="00D36A68"/>
    <w:rsid w:val="00D36B38"/>
    <w:rsid w:val="00D36BCA"/>
    <w:rsid w:val="00D36E04"/>
    <w:rsid w:val="00D36E9D"/>
    <w:rsid w:val="00D372C8"/>
    <w:rsid w:val="00D373CC"/>
    <w:rsid w:val="00D3740B"/>
    <w:rsid w:val="00D37431"/>
    <w:rsid w:val="00D3775D"/>
    <w:rsid w:val="00D37C88"/>
    <w:rsid w:val="00D40032"/>
    <w:rsid w:val="00D4007C"/>
    <w:rsid w:val="00D4009A"/>
    <w:rsid w:val="00D40103"/>
    <w:rsid w:val="00D40414"/>
    <w:rsid w:val="00D404BC"/>
    <w:rsid w:val="00D40505"/>
    <w:rsid w:val="00D408EE"/>
    <w:rsid w:val="00D41376"/>
    <w:rsid w:val="00D4139C"/>
    <w:rsid w:val="00D41582"/>
    <w:rsid w:val="00D416A7"/>
    <w:rsid w:val="00D416A9"/>
    <w:rsid w:val="00D41C32"/>
    <w:rsid w:val="00D42020"/>
    <w:rsid w:val="00D4227D"/>
    <w:rsid w:val="00D42304"/>
    <w:rsid w:val="00D42385"/>
    <w:rsid w:val="00D42387"/>
    <w:rsid w:val="00D42B91"/>
    <w:rsid w:val="00D430FD"/>
    <w:rsid w:val="00D4324F"/>
    <w:rsid w:val="00D4381B"/>
    <w:rsid w:val="00D43D08"/>
    <w:rsid w:val="00D441BC"/>
    <w:rsid w:val="00D4435C"/>
    <w:rsid w:val="00D4451E"/>
    <w:rsid w:val="00D4454D"/>
    <w:rsid w:val="00D449C2"/>
    <w:rsid w:val="00D44ADC"/>
    <w:rsid w:val="00D44E20"/>
    <w:rsid w:val="00D4516B"/>
    <w:rsid w:val="00D4519C"/>
    <w:rsid w:val="00D4539A"/>
    <w:rsid w:val="00D45A6E"/>
    <w:rsid w:val="00D45B51"/>
    <w:rsid w:val="00D45F82"/>
    <w:rsid w:val="00D46134"/>
    <w:rsid w:val="00D46164"/>
    <w:rsid w:val="00D461BC"/>
    <w:rsid w:val="00D461F9"/>
    <w:rsid w:val="00D46261"/>
    <w:rsid w:val="00D4634C"/>
    <w:rsid w:val="00D47011"/>
    <w:rsid w:val="00D4746E"/>
    <w:rsid w:val="00D47696"/>
    <w:rsid w:val="00D476A8"/>
    <w:rsid w:val="00D476D2"/>
    <w:rsid w:val="00D479FF"/>
    <w:rsid w:val="00D47C75"/>
    <w:rsid w:val="00D47E81"/>
    <w:rsid w:val="00D50078"/>
    <w:rsid w:val="00D501B3"/>
    <w:rsid w:val="00D5027B"/>
    <w:rsid w:val="00D5032F"/>
    <w:rsid w:val="00D50C3C"/>
    <w:rsid w:val="00D50C6C"/>
    <w:rsid w:val="00D50D83"/>
    <w:rsid w:val="00D50E17"/>
    <w:rsid w:val="00D50FC4"/>
    <w:rsid w:val="00D5101A"/>
    <w:rsid w:val="00D513DB"/>
    <w:rsid w:val="00D51A92"/>
    <w:rsid w:val="00D51EBA"/>
    <w:rsid w:val="00D52119"/>
    <w:rsid w:val="00D522F3"/>
    <w:rsid w:val="00D5244C"/>
    <w:rsid w:val="00D52B80"/>
    <w:rsid w:val="00D52C04"/>
    <w:rsid w:val="00D52E1C"/>
    <w:rsid w:val="00D52F58"/>
    <w:rsid w:val="00D53146"/>
    <w:rsid w:val="00D534DC"/>
    <w:rsid w:val="00D536DE"/>
    <w:rsid w:val="00D53775"/>
    <w:rsid w:val="00D5398C"/>
    <w:rsid w:val="00D53C25"/>
    <w:rsid w:val="00D545BB"/>
    <w:rsid w:val="00D5495C"/>
    <w:rsid w:val="00D54A78"/>
    <w:rsid w:val="00D54EE2"/>
    <w:rsid w:val="00D551B5"/>
    <w:rsid w:val="00D558BF"/>
    <w:rsid w:val="00D55CFB"/>
    <w:rsid w:val="00D56162"/>
    <w:rsid w:val="00D5660B"/>
    <w:rsid w:val="00D567AD"/>
    <w:rsid w:val="00D5684A"/>
    <w:rsid w:val="00D56B81"/>
    <w:rsid w:val="00D56D85"/>
    <w:rsid w:val="00D5705E"/>
    <w:rsid w:val="00D57363"/>
    <w:rsid w:val="00D57867"/>
    <w:rsid w:val="00D57C39"/>
    <w:rsid w:val="00D57C48"/>
    <w:rsid w:val="00D57CED"/>
    <w:rsid w:val="00D6059E"/>
    <w:rsid w:val="00D60C73"/>
    <w:rsid w:val="00D60D69"/>
    <w:rsid w:val="00D61062"/>
    <w:rsid w:val="00D6132A"/>
    <w:rsid w:val="00D613B6"/>
    <w:rsid w:val="00D61BA4"/>
    <w:rsid w:val="00D62077"/>
    <w:rsid w:val="00D62244"/>
    <w:rsid w:val="00D639BB"/>
    <w:rsid w:val="00D63C27"/>
    <w:rsid w:val="00D63CA0"/>
    <w:rsid w:val="00D63DE2"/>
    <w:rsid w:val="00D643D3"/>
    <w:rsid w:val="00D6453E"/>
    <w:rsid w:val="00D64670"/>
    <w:rsid w:val="00D646C7"/>
    <w:rsid w:val="00D64720"/>
    <w:rsid w:val="00D647E3"/>
    <w:rsid w:val="00D64A2A"/>
    <w:rsid w:val="00D64CFB"/>
    <w:rsid w:val="00D64E55"/>
    <w:rsid w:val="00D6516D"/>
    <w:rsid w:val="00D6530E"/>
    <w:rsid w:val="00D65316"/>
    <w:rsid w:val="00D659D8"/>
    <w:rsid w:val="00D65BB2"/>
    <w:rsid w:val="00D65D00"/>
    <w:rsid w:val="00D65EE0"/>
    <w:rsid w:val="00D66175"/>
    <w:rsid w:val="00D667D4"/>
    <w:rsid w:val="00D66EF0"/>
    <w:rsid w:val="00D678F5"/>
    <w:rsid w:val="00D67F91"/>
    <w:rsid w:val="00D70582"/>
    <w:rsid w:val="00D705AD"/>
    <w:rsid w:val="00D7070F"/>
    <w:rsid w:val="00D70AE8"/>
    <w:rsid w:val="00D70B0F"/>
    <w:rsid w:val="00D70BB9"/>
    <w:rsid w:val="00D70D8F"/>
    <w:rsid w:val="00D70D9E"/>
    <w:rsid w:val="00D70E19"/>
    <w:rsid w:val="00D71820"/>
    <w:rsid w:val="00D718E1"/>
    <w:rsid w:val="00D71CBC"/>
    <w:rsid w:val="00D71DF5"/>
    <w:rsid w:val="00D71EE5"/>
    <w:rsid w:val="00D71EE9"/>
    <w:rsid w:val="00D71EFE"/>
    <w:rsid w:val="00D72512"/>
    <w:rsid w:val="00D7264D"/>
    <w:rsid w:val="00D7281F"/>
    <w:rsid w:val="00D72C3E"/>
    <w:rsid w:val="00D72EA3"/>
    <w:rsid w:val="00D73250"/>
    <w:rsid w:val="00D73294"/>
    <w:rsid w:val="00D73295"/>
    <w:rsid w:val="00D7337B"/>
    <w:rsid w:val="00D734F3"/>
    <w:rsid w:val="00D73532"/>
    <w:rsid w:val="00D73877"/>
    <w:rsid w:val="00D73CB3"/>
    <w:rsid w:val="00D73EC7"/>
    <w:rsid w:val="00D7426E"/>
    <w:rsid w:val="00D74BE3"/>
    <w:rsid w:val="00D74EBC"/>
    <w:rsid w:val="00D751F2"/>
    <w:rsid w:val="00D753F9"/>
    <w:rsid w:val="00D75533"/>
    <w:rsid w:val="00D75ED6"/>
    <w:rsid w:val="00D76270"/>
    <w:rsid w:val="00D76444"/>
    <w:rsid w:val="00D7737F"/>
    <w:rsid w:val="00D776DF"/>
    <w:rsid w:val="00D77703"/>
    <w:rsid w:val="00D7774E"/>
    <w:rsid w:val="00D77BD0"/>
    <w:rsid w:val="00D77CCE"/>
    <w:rsid w:val="00D77D05"/>
    <w:rsid w:val="00D77D4B"/>
    <w:rsid w:val="00D8020D"/>
    <w:rsid w:val="00D80210"/>
    <w:rsid w:val="00D8022B"/>
    <w:rsid w:val="00D808F7"/>
    <w:rsid w:val="00D80D0B"/>
    <w:rsid w:val="00D80E8B"/>
    <w:rsid w:val="00D80F99"/>
    <w:rsid w:val="00D810CE"/>
    <w:rsid w:val="00D813EA"/>
    <w:rsid w:val="00D81C4F"/>
    <w:rsid w:val="00D81C9D"/>
    <w:rsid w:val="00D81EC7"/>
    <w:rsid w:val="00D8219F"/>
    <w:rsid w:val="00D82321"/>
    <w:rsid w:val="00D8261F"/>
    <w:rsid w:val="00D8269D"/>
    <w:rsid w:val="00D8270D"/>
    <w:rsid w:val="00D82755"/>
    <w:rsid w:val="00D82C55"/>
    <w:rsid w:val="00D83209"/>
    <w:rsid w:val="00D834A1"/>
    <w:rsid w:val="00D836F1"/>
    <w:rsid w:val="00D83C05"/>
    <w:rsid w:val="00D842F3"/>
    <w:rsid w:val="00D84322"/>
    <w:rsid w:val="00D843AA"/>
    <w:rsid w:val="00D84460"/>
    <w:rsid w:val="00D8519A"/>
    <w:rsid w:val="00D854E6"/>
    <w:rsid w:val="00D8596D"/>
    <w:rsid w:val="00D85A77"/>
    <w:rsid w:val="00D85B01"/>
    <w:rsid w:val="00D85C5C"/>
    <w:rsid w:val="00D85F03"/>
    <w:rsid w:val="00D86539"/>
    <w:rsid w:val="00D86724"/>
    <w:rsid w:val="00D8686C"/>
    <w:rsid w:val="00D86901"/>
    <w:rsid w:val="00D87769"/>
    <w:rsid w:val="00D87822"/>
    <w:rsid w:val="00D87BF1"/>
    <w:rsid w:val="00D87E6A"/>
    <w:rsid w:val="00D90936"/>
    <w:rsid w:val="00D90A0B"/>
    <w:rsid w:val="00D90B0E"/>
    <w:rsid w:val="00D90CF3"/>
    <w:rsid w:val="00D914BD"/>
    <w:rsid w:val="00D91C65"/>
    <w:rsid w:val="00D91C7A"/>
    <w:rsid w:val="00D91DA3"/>
    <w:rsid w:val="00D91EC5"/>
    <w:rsid w:val="00D92325"/>
    <w:rsid w:val="00D92595"/>
    <w:rsid w:val="00D926E9"/>
    <w:rsid w:val="00D9287C"/>
    <w:rsid w:val="00D928CE"/>
    <w:rsid w:val="00D92A5F"/>
    <w:rsid w:val="00D92F69"/>
    <w:rsid w:val="00D92FF9"/>
    <w:rsid w:val="00D935BA"/>
    <w:rsid w:val="00D94004"/>
    <w:rsid w:val="00D940D6"/>
    <w:rsid w:val="00D942D7"/>
    <w:rsid w:val="00D944A5"/>
    <w:rsid w:val="00D94CB1"/>
    <w:rsid w:val="00D94D4A"/>
    <w:rsid w:val="00D94DC3"/>
    <w:rsid w:val="00D951D6"/>
    <w:rsid w:val="00D954C8"/>
    <w:rsid w:val="00D95509"/>
    <w:rsid w:val="00D95752"/>
    <w:rsid w:val="00D95C8D"/>
    <w:rsid w:val="00D95EB0"/>
    <w:rsid w:val="00D95F9A"/>
    <w:rsid w:val="00D96117"/>
    <w:rsid w:val="00D9621E"/>
    <w:rsid w:val="00D9637F"/>
    <w:rsid w:val="00D965BE"/>
    <w:rsid w:val="00D96D72"/>
    <w:rsid w:val="00D970F9"/>
    <w:rsid w:val="00D9715A"/>
    <w:rsid w:val="00D973AF"/>
    <w:rsid w:val="00D97430"/>
    <w:rsid w:val="00D97499"/>
    <w:rsid w:val="00DA0065"/>
    <w:rsid w:val="00DA0070"/>
    <w:rsid w:val="00DA0314"/>
    <w:rsid w:val="00DA0A51"/>
    <w:rsid w:val="00DA1284"/>
    <w:rsid w:val="00DA1518"/>
    <w:rsid w:val="00DA15FB"/>
    <w:rsid w:val="00DA1B84"/>
    <w:rsid w:val="00DA1EA4"/>
    <w:rsid w:val="00DA20D2"/>
    <w:rsid w:val="00DA21D9"/>
    <w:rsid w:val="00DA234D"/>
    <w:rsid w:val="00DA237C"/>
    <w:rsid w:val="00DA25E4"/>
    <w:rsid w:val="00DA2A14"/>
    <w:rsid w:val="00DA351F"/>
    <w:rsid w:val="00DA3911"/>
    <w:rsid w:val="00DA3AC3"/>
    <w:rsid w:val="00DA3F38"/>
    <w:rsid w:val="00DA4203"/>
    <w:rsid w:val="00DA4236"/>
    <w:rsid w:val="00DA4255"/>
    <w:rsid w:val="00DA449C"/>
    <w:rsid w:val="00DA46E4"/>
    <w:rsid w:val="00DA4CB9"/>
    <w:rsid w:val="00DA4EAC"/>
    <w:rsid w:val="00DA5433"/>
    <w:rsid w:val="00DA5A4E"/>
    <w:rsid w:val="00DA5B84"/>
    <w:rsid w:val="00DA5BF6"/>
    <w:rsid w:val="00DA625F"/>
    <w:rsid w:val="00DA6302"/>
    <w:rsid w:val="00DA65F2"/>
    <w:rsid w:val="00DA69FE"/>
    <w:rsid w:val="00DA6DB7"/>
    <w:rsid w:val="00DA6E17"/>
    <w:rsid w:val="00DA6F98"/>
    <w:rsid w:val="00DA6FDA"/>
    <w:rsid w:val="00DA7160"/>
    <w:rsid w:val="00DA75AD"/>
    <w:rsid w:val="00DA75EF"/>
    <w:rsid w:val="00DA7787"/>
    <w:rsid w:val="00DA7EE3"/>
    <w:rsid w:val="00DB0220"/>
    <w:rsid w:val="00DB04D3"/>
    <w:rsid w:val="00DB0EB2"/>
    <w:rsid w:val="00DB0F77"/>
    <w:rsid w:val="00DB11EE"/>
    <w:rsid w:val="00DB16E1"/>
    <w:rsid w:val="00DB18E2"/>
    <w:rsid w:val="00DB1A94"/>
    <w:rsid w:val="00DB1B06"/>
    <w:rsid w:val="00DB1B67"/>
    <w:rsid w:val="00DB1CC1"/>
    <w:rsid w:val="00DB1D4C"/>
    <w:rsid w:val="00DB21D1"/>
    <w:rsid w:val="00DB2C33"/>
    <w:rsid w:val="00DB3084"/>
    <w:rsid w:val="00DB317B"/>
    <w:rsid w:val="00DB3234"/>
    <w:rsid w:val="00DB32A2"/>
    <w:rsid w:val="00DB3370"/>
    <w:rsid w:val="00DB34BC"/>
    <w:rsid w:val="00DB378B"/>
    <w:rsid w:val="00DB3A5A"/>
    <w:rsid w:val="00DB48AA"/>
    <w:rsid w:val="00DB51A7"/>
    <w:rsid w:val="00DB52CD"/>
    <w:rsid w:val="00DB58BD"/>
    <w:rsid w:val="00DB5B20"/>
    <w:rsid w:val="00DB5B85"/>
    <w:rsid w:val="00DB5C64"/>
    <w:rsid w:val="00DB6068"/>
    <w:rsid w:val="00DB6115"/>
    <w:rsid w:val="00DB65D6"/>
    <w:rsid w:val="00DB6E2B"/>
    <w:rsid w:val="00DB6E98"/>
    <w:rsid w:val="00DB749B"/>
    <w:rsid w:val="00DB785A"/>
    <w:rsid w:val="00DB7D70"/>
    <w:rsid w:val="00DB7D7D"/>
    <w:rsid w:val="00DB7E17"/>
    <w:rsid w:val="00DB7F42"/>
    <w:rsid w:val="00DC05D9"/>
    <w:rsid w:val="00DC086C"/>
    <w:rsid w:val="00DC08DE"/>
    <w:rsid w:val="00DC0A12"/>
    <w:rsid w:val="00DC0E11"/>
    <w:rsid w:val="00DC0E62"/>
    <w:rsid w:val="00DC0ED9"/>
    <w:rsid w:val="00DC0EF6"/>
    <w:rsid w:val="00DC11C0"/>
    <w:rsid w:val="00DC178A"/>
    <w:rsid w:val="00DC22C5"/>
    <w:rsid w:val="00DC2483"/>
    <w:rsid w:val="00DC25F6"/>
    <w:rsid w:val="00DC2C22"/>
    <w:rsid w:val="00DC3214"/>
    <w:rsid w:val="00DC33F7"/>
    <w:rsid w:val="00DC3480"/>
    <w:rsid w:val="00DC35ED"/>
    <w:rsid w:val="00DC3D85"/>
    <w:rsid w:val="00DC3E66"/>
    <w:rsid w:val="00DC3FD2"/>
    <w:rsid w:val="00DC4351"/>
    <w:rsid w:val="00DC4430"/>
    <w:rsid w:val="00DC4AEC"/>
    <w:rsid w:val="00DC4B5E"/>
    <w:rsid w:val="00DC4C6F"/>
    <w:rsid w:val="00DC56AC"/>
    <w:rsid w:val="00DC56AE"/>
    <w:rsid w:val="00DC5877"/>
    <w:rsid w:val="00DC5B18"/>
    <w:rsid w:val="00DC61E9"/>
    <w:rsid w:val="00DC6799"/>
    <w:rsid w:val="00DC6859"/>
    <w:rsid w:val="00DC692A"/>
    <w:rsid w:val="00DC6B7D"/>
    <w:rsid w:val="00DC6BCD"/>
    <w:rsid w:val="00DC6D2D"/>
    <w:rsid w:val="00DC7040"/>
    <w:rsid w:val="00DC73CC"/>
    <w:rsid w:val="00DC78A7"/>
    <w:rsid w:val="00DC7C90"/>
    <w:rsid w:val="00DC7F17"/>
    <w:rsid w:val="00DD021D"/>
    <w:rsid w:val="00DD03BA"/>
    <w:rsid w:val="00DD0497"/>
    <w:rsid w:val="00DD0668"/>
    <w:rsid w:val="00DD09F8"/>
    <w:rsid w:val="00DD0B5C"/>
    <w:rsid w:val="00DD11F1"/>
    <w:rsid w:val="00DD13A1"/>
    <w:rsid w:val="00DD1965"/>
    <w:rsid w:val="00DD1F2D"/>
    <w:rsid w:val="00DD2382"/>
    <w:rsid w:val="00DD276E"/>
    <w:rsid w:val="00DD2961"/>
    <w:rsid w:val="00DD2A79"/>
    <w:rsid w:val="00DD2C56"/>
    <w:rsid w:val="00DD2FA0"/>
    <w:rsid w:val="00DD349B"/>
    <w:rsid w:val="00DD3A05"/>
    <w:rsid w:val="00DD3A20"/>
    <w:rsid w:val="00DD3A43"/>
    <w:rsid w:val="00DD3AB1"/>
    <w:rsid w:val="00DD3C8D"/>
    <w:rsid w:val="00DD3D44"/>
    <w:rsid w:val="00DD3FAC"/>
    <w:rsid w:val="00DD4DF5"/>
    <w:rsid w:val="00DD4EDD"/>
    <w:rsid w:val="00DD5180"/>
    <w:rsid w:val="00DD57DF"/>
    <w:rsid w:val="00DD58DD"/>
    <w:rsid w:val="00DD5CAC"/>
    <w:rsid w:val="00DD6441"/>
    <w:rsid w:val="00DD6828"/>
    <w:rsid w:val="00DD69A1"/>
    <w:rsid w:val="00DD7408"/>
    <w:rsid w:val="00DD746A"/>
    <w:rsid w:val="00DD75A6"/>
    <w:rsid w:val="00DD7949"/>
    <w:rsid w:val="00DD7AC5"/>
    <w:rsid w:val="00DD7C12"/>
    <w:rsid w:val="00DD7D62"/>
    <w:rsid w:val="00DE004C"/>
    <w:rsid w:val="00DE0232"/>
    <w:rsid w:val="00DE03EF"/>
    <w:rsid w:val="00DE0F66"/>
    <w:rsid w:val="00DE1052"/>
    <w:rsid w:val="00DE13DA"/>
    <w:rsid w:val="00DE1BE4"/>
    <w:rsid w:val="00DE1EBB"/>
    <w:rsid w:val="00DE28D8"/>
    <w:rsid w:val="00DE2AB5"/>
    <w:rsid w:val="00DE2E67"/>
    <w:rsid w:val="00DE3358"/>
    <w:rsid w:val="00DE3CAA"/>
    <w:rsid w:val="00DE3D45"/>
    <w:rsid w:val="00DE3F06"/>
    <w:rsid w:val="00DE406D"/>
    <w:rsid w:val="00DE41AE"/>
    <w:rsid w:val="00DE4739"/>
    <w:rsid w:val="00DE484B"/>
    <w:rsid w:val="00DE48B6"/>
    <w:rsid w:val="00DE4988"/>
    <w:rsid w:val="00DE4A2B"/>
    <w:rsid w:val="00DE4FF6"/>
    <w:rsid w:val="00DE5287"/>
    <w:rsid w:val="00DE5363"/>
    <w:rsid w:val="00DE5670"/>
    <w:rsid w:val="00DE59E7"/>
    <w:rsid w:val="00DE5CB9"/>
    <w:rsid w:val="00DE5EBF"/>
    <w:rsid w:val="00DE5FC4"/>
    <w:rsid w:val="00DE6763"/>
    <w:rsid w:val="00DE67DA"/>
    <w:rsid w:val="00DE6ADF"/>
    <w:rsid w:val="00DE6C09"/>
    <w:rsid w:val="00DE710B"/>
    <w:rsid w:val="00DE789F"/>
    <w:rsid w:val="00DE7D7D"/>
    <w:rsid w:val="00DF015A"/>
    <w:rsid w:val="00DF0352"/>
    <w:rsid w:val="00DF0683"/>
    <w:rsid w:val="00DF069D"/>
    <w:rsid w:val="00DF0C05"/>
    <w:rsid w:val="00DF0D4A"/>
    <w:rsid w:val="00DF0DF5"/>
    <w:rsid w:val="00DF10D0"/>
    <w:rsid w:val="00DF13B9"/>
    <w:rsid w:val="00DF14DC"/>
    <w:rsid w:val="00DF193A"/>
    <w:rsid w:val="00DF1A0C"/>
    <w:rsid w:val="00DF1DF0"/>
    <w:rsid w:val="00DF221E"/>
    <w:rsid w:val="00DF2572"/>
    <w:rsid w:val="00DF2686"/>
    <w:rsid w:val="00DF2998"/>
    <w:rsid w:val="00DF2B41"/>
    <w:rsid w:val="00DF3059"/>
    <w:rsid w:val="00DF3075"/>
    <w:rsid w:val="00DF31F8"/>
    <w:rsid w:val="00DF356D"/>
    <w:rsid w:val="00DF497F"/>
    <w:rsid w:val="00DF4E0B"/>
    <w:rsid w:val="00DF50A9"/>
    <w:rsid w:val="00DF5179"/>
    <w:rsid w:val="00DF520D"/>
    <w:rsid w:val="00DF52E8"/>
    <w:rsid w:val="00DF5A0E"/>
    <w:rsid w:val="00DF5ABB"/>
    <w:rsid w:val="00DF5B68"/>
    <w:rsid w:val="00DF5B92"/>
    <w:rsid w:val="00DF5C84"/>
    <w:rsid w:val="00DF5CD7"/>
    <w:rsid w:val="00DF5D0A"/>
    <w:rsid w:val="00DF6064"/>
    <w:rsid w:val="00DF61EA"/>
    <w:rsid w:val="00DF640A"/>
    <w:rsid w:val="00DF660B"/>
    <w:rsid w:val="00DF6755"/>
    <w:rsid w:val="00DF69A4"/>
    <w:rsid w:val="00DF6D28"/>
    <w:rsid w:val="00DF729A"/>
    <w:rsid w:val="00DF759F"/>
    <w:rsid w:val="00DF7978"/>
    <w:rsid w:val="00E009EF"/>
    <w:rsid w:val="00E00A7E"/>
    <w:rsid w:val="00E00F12"/>
    <w:rsid w:val="00E010AC"/>
    <w:rsid w:val="00E013D6"/>
    <w:rsid w:val="00E01497"/>
    <w:rsid w:val="00E01BC1"/>
    <w:rsid w:val="00E02052"/>
    <w:rsid w:val="00E02434"/>
    <w:rsid w:val="00E024D1"/>
    <w:rsid w:val="00E02655"/>
    <w:rsid w:val="00E02DA1"/>
    <w:rsid w:val="00E02E51"/>
    <w:rsid w:val="00E02E61"/>
    <w:rsid w:val="00E03031"/>
    <w:rsid w:val="00E030B2"/>
    <w:rsid w:val="00E0323D"/>
    <w:rsid w:val="00E033EF"/>
    <w:rsid w:val="00E03887"/>
    <w:rsid w:val="00E03924"/>
    <w:rsid w:val="00E03B3C"/>
    <w:rsid w:val="00E03C22"/>
    <w:rsid w:val="00E042B9"/>
    <w:rsid w:val="00E0454B"/>
    <w:rsid w:val="00E04FEE"/>
    <w:rsid w:val="00E05239"/>
    <w:rsid w:val="00E0557C"/>
    <w:rsid w:val="00E05B49"/>
    <w:rsid w:val="00E06042"/>
    <w:rsid w:val="00E0634D"/>
    <w:rsid w:val="00E065D8"/>
    <w:rsid w:val="00E06E59"/>
    <w:rsid w:val="00E06F5F"/>
    <w:rsid w:val="00E0708A"/>
    <w:rsid w:val="00E070BB"/>
    <w:rsid w:val="00E0766D"/>
    <w:rsid w:val="00E07A23"/>
    <w:rsid w:val="00E07A33"/>
    <w:rsid w:val="00E07ADD"/>
    <w:rsid w:val="00E1023A"/>
    <w:rsid w:val="00E103AB"/>
    <w:rsid w:val="00E104B9"/>
    <w:rsid w:val="00E104EE"/>
    <w:rsid w:val="00E10586"/>
    <w:rsid w:val="00E105D4"/>
    <w:rsid w:val="00E106DA"/>
    <w:rsid w:val="00E10A04"/>
    <w:rsid w:val="00E10CAD"/>
    <w:rsid w:val="00E10CE0"/>
    <w:rsid w:val="00E10F02"/>
    <w:rsid w:val="00E10F08"/>
    <w:rsid w:val="00E11117"/>
    <w:rsid w:val="00E11216"/>
    <w:rsid w:val="00E1149C"/>
    <w:rsid w:val="00E11A32"/>
    <w:rsid w:val="00E11BE8"/>
    <w:rsid w:val="00E12248"/>
    <w:rsid w:val="00E12BE4"/>
    <w:rsid w:val="00E1315C"/>
    <w:rsid w:val="00E138CC"/>
    <w:rsid w:val="00E13A6B"/>
    <w:rsid w:val="00E13C06"/>
    <w:rsid w:val="00E13D1E"/>
    <w:rsid w:val="00E13D7B"/>
    <w:rsid w:val="00E141BB"/>
    <w:rsid w:val="00E145E1"/>
    <w:rsid w:val="00E1474A"/>
    <w:rsid w:val="00E14BCA"/>
    <w:rsid w:val="00E14F84"/>
    <w:rsid w:val="00E151B8"/>
    <w:rsid w:val="00E1534F"/>
    <w:rsid w:val="00E15504"/>
    <w:rsid w:val="00E15E90"/>
    <w:rsid w:val="00E15F6B"/>
    <w:rsid w:val="00E16C54"/>
    <w:rsid w:val="00E16D60"/>
    <w:rsid w:val="00E1755E"/>
    <w:rsid w:val="00E177B4"/>
    <w:rsid w:val="00E17899"/>
    <w:rsid w:val="00E17B07"/>
    <w:rsid w:val="00E17BA6"/>
    <w:rsid w:val="00E17D32"/>
    <w:rsid w:val="00E17D97"/>
    <w:rsid w:val="00E17DC3"/>
    <w:rsid w:val="00E201C0"/>
    <w:rsid w:val="00E20425"/>
    <w:rsid w:val="00E2051F"/>
    <w:rsid w:val="00E20961"/>
    <w:rsid w:val="00E20ADA"/>
    <w:rsid w:val="00E20F53"/>
    <w:rsid w:val="00E21227"/>
    <w:rsid w:val="00E215C5"/>
    <w:rsid w:val="00E21993"/>
    <w:rsid w:val="00E21A3B"/>
    <w:rsid w:val="00E21B84"/>
    <w:rsid w:val="00E21D6A"/>
    <w:rsid w:val="00E222FC"/>
    <w:rsid w:val="00E22545"/>
    <w:rsid w:val="00E22652"/>
    <w:rsid w:val="00E22F8E"/>
    <w:rsid w:val="00E22FD8"/>
    <w:rsid w:val="00E23774"/>
    <w:rsid w:val="00E23D2B"/>
    <w:rsid w:val="00E23E3F"/>
    <w:rsid w:val="00E244EF"/>
    <w:rsid w:val="00E24CA6"/>
    <w:rsid w:val="00E24FCE"/>
    <w:rsid w:val="00E25437"/>
    <w:rsid w:val="00E255F2"/>
    <w:rsid w:val="00E257B0"/>
    <w:rsid w:val="00E258E4"/>
    <w:rsid w:val="00E25982"/>
    <w:rsid w:val="00E25A85"/>
    <w:rsid w:val="00E25B05"/>
    <w:rsid w:val="00E25DAB"/>
    <w:rsid w:val="00E25FFF"/>
    <w:rsid w:val="00E26175"/>
    <w:rsid w:val="00E26824"/>
    <w:rsid w:val="00E27125"/>
    <w:rsid w:val="00E27253"/>
    <w:rsid w:val="00E27473"/>
    <w:rsid w:val="00E27DB8"/>
    <w:rsid w:val="00E307F2"/>
    <w:rsid w:val="00E309E6"/>
    <w:rsid w:val="00E30E48"/>
    <w:rsid w:val="00E310C2"/>
    <w:rsid w:val="00E31B28"/>
    <w:rsid w:val="00E31D28"/>
    <w:rsid w:val="00E32167"/>
    <w:rsid w:val="00E32262"/>
    <w:rsid w:val="00E3297E"/>
    <w:rsid w:val="00E32C8E"/>
    <w:rsid w:val="00E32DC7"/>
    <w:rsid w:val="00E33058"/>
    <w:rsid w:val="00E342C9"/>
    <w:rsid w:val="00E3445B"/>
    <w:rsid w:val="00E3446B"/>
    <w:rsid w:val="00E348D4"/>
    <w:rsid w:val="00E35014"/>
    <w:rsid w:val="00E35277"/>
    <w:rsid w:val="00E35852"/>
    <w:rsid w:val="00E35B8F"/>
    <w:rsid w:val="00E35C15"/>
    <w:rsid w:val="00E360FF"/>
    <w:rsid w:val="00E361F0"/>
    <w:rsid w:val="00E369A1"/>
    <w:rsid w:val="00E36A1A"/>
    <w:rsid w:val="00E36CA1"/>
    <w:rsid w:val="00E37393"/>
    <w:rsid w:val="00E375ED"/>
    <w:rsid w:val="00E37ED2"/>
    <w:rsid w:val="00E40059"/>
    <w:rsid w:val="00E4009F"/>
    <w:rsid w:val="00E404E8"/>
    <w:rsid w:val="00E406BE"/>
    <w:rsid w:val="00E4096F"/>
    <w:rsid w:val="00E40A24"/>
    <w:rsid w:val="00E40C13"/>
    <w:rsid w:val="00E411A5"/>
    <w:rsid w:val="00E416C0"/>
    <w:rsid w:val="00E419CE"/>
    <w:rsid w:val="00E41BEA"/>
    <w:rsid w:val="00E42342"/>
    <w:rsid w:val="00E42594"/>
    <w:rsid w:val="00E42887"/>
    <w:rsid w:val="00E42D05"/>
    <w:rsid w:val="00E4305E"/>
    <w:rsid w:val="00E43216"/>
    <w:rsid w:val="00E432FD"/>
    <w:rsid w:val="00E4360E"/>
    <w:rsid w:val="00E43C98"/>
    <w:rsid w:val="00E43ED5"/>
    <w:rsid w:val="00E4431E"/>
    <w:rsid w:val="00E44AC0"/>
    <w:rsid w:val="00E4563B"/>
    <w:rsid w:val="00E457EA"/>
    <w:rsid w:val="00E45B72"/>
    <w:rsid w:val="00E466F3"/>
    <w:rsid w:val="00E46989"/>
    <w:rsid w:val="00E469A0"/>
    <w:rsid w:val="00E47060"/>
    <w:rsid w:val="00E473AE"/>
    <w:rsid w:val="00E474BF"/>
    <w:rsid w:val="00E479FC"/>
    <w:rsid w:val="00E47C19"/>
    <w:rsid w:val="00E47E13"/>
    <w:rsid w:val="00E5001B"/>
    <w:rsid w:val="00E50062"/>
    <w:rsid w:val="00E507D4"/>
    <w:rsid w:val="00E509A8"/>
    <w:rsid w:val="00E50C66"/>
    <w:rsid w:val="00E50DCC"/>
    <w:rsid w:val="00E50F7B"/>
    <w:rsid w:val="00E51006"/>
    <w:rsid w:val="00E51C55"/>
    <w:rsid w:val="00E52128"/>
    <w:rsid w:val="00E521BF"/>
    <w:rsid w:val="00E52968"/>
    <w:rsid w:val="00E52A51"/>
    <w:rsid w:val="00E52DCA"/>
    <w:rsid w:val="00E52F01"/>
    <w:rsid w:val="00E53246"/>
    <w:rsid w:val="00E5341A"/>
    <w:rsid w:val="00E5355E"/>
    <w:rsid w:val="00E53742"/>
    <w:rsid w:val="00E53C8E"/>
    <w:rsid w:val="00E53CA0"/>
    <w:rsid w:val="00E54788"/>
    <w:rsid w:val="00E54BD4"/>
    <w:rsid w:val="00E551DE"/>
    <w:rsid w:val="00E551EC"/>
    <w:rsid w:val="00E552D0"/>
    <w:rsid w:val="00E55DEE"/>
    <w:rsid w:val="00E560C0"/>
    <w:rsid w:val="00E56282"/>
    <w:rsid w:val="00E56963"/>
    <w:rsid w:val="00E56991"/>
    <w:rsid w:val="00E56ED6"/>
    <w:rsid w:val="00E56F18"/>
    <w:rsid w:val="00E5762E"/>
    <w:rsid w:val="00E57774"/>
    <w:rsid w:val="00E61487"/>
    <w:rsid w:val="00E6181F"/>
    <w:rsid w:val="00E61951"/>
    <w:rsid w:val="00E61C5D"/>
    <w:rsid w:val="00E62101"/>
    <w:rsid w:val="00E62664"/>
    <w:rsid w:val="00E6295B"/>
    <w:rsid w:val="00E62D0A"/>
    <w:rsid w:val="00E62D58"/>
    <w:rsid w:val="00E62D83"/>
    <w:rsid w:val="00E6311F"/>
    <w:rsid w:val="00E631CF"/>
    <w:rsid w:val="00E63775"/>
    <w:rsid w:val="00E63A0F"/>
    <w:rsid w:val="00E63A9E"/>
    <w:rsid w:val="00E63AED"/>
    <w:rsid w:val="00E63C23"/>
    <w:rsid w:val="00E63FA6"/>
    <w:rsid w:val="00E6445A"/>
    <w:rsid w:val="00E64888"/>
    <w:rsid w:val="00E6498B"/>
    <w:rsid w:val="00E64A12"/>
    <w:rsid w:val="00E64F74"/>
    <w:rsid w:val="00E65523"/>
    <w:rsid w:val="00E65589"/>
    <w:rsid w:val="00E65AB0"/>
    <w:rsid w:val="00E663A6"/>
    <w:rsid w:val="00E66650"/>
    <w:rsid w:val="00E668C2"/>
    <w:rsid w:val="00E66B40"/>
    <w:rsid w:val="00E66EC9"/>
    <w:rsid w:val="00E66F02"/>
    <w:rsid w:val="00E66F49"/>
    <w:rsid w:val="00E6749C"/>
    <w:rsid w:val="00E67BD7"/>
    <w:rsid w:val="00E67C83"/>
    <w:rsid w:val="00E67CAE"/>
    <w:rsid w:val="00E67CFF"/>
    <w:rsid w:val="00E7008C"/>
    <w:rsid w:val="00E700A4"/>
    <w:rsid w:val="00E7044D"/>
    <w:rsid w:val="00E7053C"/>
    <w:rsid w:val="00E705B6"/>
    <w:rsid w:val="00E708E9"/>
    <w:rsid w:val="00E70AE6"/>
    <w:rsid w:val="00E70C01"/>
    <w:rsid w:val="00E70D5D"/>
    <w:rsid w:val="00E71028"/>
    <w:rsid w:val="00E71055"/>
    <w:rsid w:val="00E7111F"/>
    <w:rsid w:val="00E71173"/>
    <w:rsid w:val="00E7120B"/>
    <w:rsid w:val="00E7149A"/>
    <w:rsid w:val="00E71D54"/>
    <w:rsid w:val="00E71DAF"/>
    <w:rsid w:val="00E71F9A"/>
    <w:rsid w:val="00E72115"/>
    <w:rsid w:val="00E725E2"/>
    <w:rsid w:val="00E726F0"/>
    <w:rsid w:val="00E727D9"/>
    <w:rsid w:val="00E72841"/>
    <w:rsid w:val="00E728BA"/>
    <w:rsid w:val="00E72DA2"/>
    <w:rsid w:val="00E72E8C"/>
    <w:rsid w:val="00E73032"/>
    <w:rsid w:val="00E73456"/>
    <w:rsid w:val="00E7377E"/>
    <w:rsid w:val="00E73790"/>
    <w:rsid w:val="00E739DE"/>
    <w:rsid w:val="00E739E6"/>
    <w:rsid w:val="00E73E36"/>
    <w:rsid w:val="00E73E71"/>
    <w:rsid w:val="00E73EFE"/>
    <w:rsid w:val="00E73F1E"/>
    <w:rsid w:val="00E74304"/>
    <w:rsid w:val="00E74C1B"/>
    <w:rsid w:val="00E74CFC"/>
    <w:rsid w:val="00E7524E"/>
    <w:rsid w:val="00E75535"/>
    <w:rsid w:val="00E758E2"/>
    <w:rsid w:val="00E75985"/>
    <w:rsid w:val="00E75C9D"/>
    <w:rsid w:val="00E76213"/>
    <w:rsid w:val="00E7622E"/>
    <w:rsid w:val="00E764FD"/>
    <w:rsid w:val="00E766EF"/>
    <w:rsid w:val="00E7678C"/>
    <w:rsid w:val="00E7683B"/>
    <w:rsid w:val="00E76ED7"/>
    <w:rsid w:val="00E76FA3"/>
    <w:rsid w:val="00E76FD8"/>
    <w:rsid w:val="00E7703F"/>
    <w:rsid w:val="00E77214"/>
    <w:rsid w:val="00E77397"/>
    <w:rsid w:val="00E774E4"/>
    <w:rsid w:val="00E779E6"/>
    <w:rsid w:val="00E77B14"/>
    <w:rsid w:val="00E80092"/>
    <w:rsid w:val="00E8012D"/>
    <w:rsid w:val="00E8038D"/>
    <w:rsid w:val="00E80414"/>
    <w:rsid w:val="00E81166"/>
    <w:rsid w:val="00E8137E"/>
    <w:rsid w:val="00E814DD"/>
    <w:rsid w:val="00E81516"/>
    <w:rsid w:val="00E818A8"/>
    <w:rsid w:val="00E8199A"/>
    <w:rsid w:val="00E81A88"/>
    <w:rsid w:val="00E8223C"/>
    <w:rsid w:val="00E822BA"/>
    <w:rsid w:val="00E82367"/>
    <w:rsid w:val="00E8246F"/>
    <w:rsid w:val="00E82551"/>
    <w:rsid w:val="00E826EA"/>
    <w:rsid w:val="00E82BA9"/>
    <w:rsid w:val="00E8311C"/>
    <w:rsid w:val="00E83BD1"/>
    <w:rsid w:val="00E83D30"/>
    <w:rsid w:val="00E83D6D"/>
    <w:rsid w:val="00E83E1B"/>
    <w:rsid w:val="00E843D6"/>
    <w:rsid w:val="00E851B2"/>
    <w:rsid w:val="00E8575C"/>
    <w:rsid w:val="00E85877"/>
    <w:rsid w:val="00E85B96"/>
    <w:rsid w:val="00E860E5"/>
    <w:rsid w:val="00E861CC"/>
    <w:rsid w:val="00E86620"/>
    <w:rsid w:val="00E866BF"/>
    <w:rsid w:val="00E86954"/>
    <w:rsid w:val="00E86B8E"/>
    <w:rsid w:val="00E86C67"/>
    <w:rsid w:val="00E86D23"/>
    <w:rsid w:val="00E87430"/>
    <w:rsid w:val="00E8778C"/>
    <w:rsid w:val="00E87919"/>
    <w:rsid w:val="00E87929"/>
    <w:rsid w:val="00E879DA"/>
    <w:rsid w:val="00E87D17"/>
    <w:rsid w:val="00E90163"/>
    <w:rsid w:val="00E90222"/>
    <w:rsid w:val="00E90828"/>
    <w:rsid w:val="00E90988"/>
    <w:rsid w:val="00E90C22"/>
    <w:rsid w:val="00E90D67"/>
    <w:rsid w:val="00E90DB0"/>
    <w:rsid w:val="00E90FB4"/>
    <w:rsid w:val="00E91268"/>
    <w:rsid w:val="00E91875"/>
    <w:rsid w:val="00E9251B"/>
    <w:rsid w:val="00E92A59"/>
    <w:rsid w:val="00E92C54"/>
    <w:rsid w:val="00E92F0D"/>
    <w:rsid w:val="00E93176"/>
    <w:rsid w:val="00E93277"/>
    <w:rsid w:val="00E9356D"/>
    <w:rsid w:val="00E936A4"/>
    <w:rsid w:val="00E93EB6"/>
    <w:rsid w:val="00E9485C"/>
    <w:rsid w:val="00E949B4"/>
    <w:rsid w:val="00E94C2C"/>
    <w:rsid w:val="00E95108"/>
    <w:rsid w:val="00E951CD"/>
    <w:rsid w:val="00E95433"/>
    <w:rsid w:val="00E95472"/>
    <w:rsid w:val="00E95533"/>
    <w:rsid w:val="00E956CE"/>
    <w:rsid w:val="00E95784"/>
    <w:rsid w:val="00E95BBC"/>
    <w:rsid w:val="00E95CF7"/>
    <w:rsid w:val="00E96098"/>
    <w:rsid w:val="00E961D1"/>
    <w:rsid w:val="00E96D5B"/>
    <w:rsid w:val="00E96F9B"/>
    <w:rsid w:val="00E976AE"/>
    <w:rsid w:val="00E9773D"/>
    <w:rsid w:val="00E9791C"/>
    <w:rsid w:val="00E97E4E"/>
    <w:rsid w:val="00EA0105"/>
    <w:rsid w:val="00EA0423"/>
    <w:rsid w:val="00EA0513"/>
    <w:rsid w:val="00EA07C9"/>
    <w:rsid w:val="00EA088C"/>
    <w:rsid w:val="00EA0A08"/>
    <w:rsid w:val="00EA0D4F"/>
    <w:rsid w:val="00EA115F"/>
    <w:rsid w:val="00EA1416"/>
    <w:rsid w:val="00EA15F4"/>
    <w:rsid w:val="00EA17A1"/>
    <w:rsid w:val="00EA182D"/>
    <w:rsid w:val="00EA1AD1"/>
    <w:rsid w:val="00EA1EB4"/>
    <w:rsid w:val="00EA1F2E"/>
    <w:rsid w:val="00EA1FE3"/>
    <w:rsid w:val="00EA21C4"/>
    <w:rsid w:val="00EA26DC"/>
    <w:rsid w:val="00EA2981"/>
    <w:rsid w:val="00EA2B42"/>
    <w:rsid w:val="00EA2B98"/>
    <w:rsid w:val="00EA33C8"/>
    <w:rsid w:val="00EA35EF"/>
    <w:rsid w:val="00EA39EC"/>
    <w:rsid w:val="00EA3D4E"/>
    <w:rsid w:val="00EA3DE9"/>
    <w:rsid w:val="00EA4187"/>
    <w:rsid w:val="00EA42B3"/>
    <w:rsid w:val="00EA4472"/>
    <w:rsid w:val="00EA4585"/>
    <w:rsid w:val="00EA4DDC"/>
    <w:rsid w:val="00EA5816"/>
    <w:rsid w:val="00EA5939"/>
    <w:rsid w:val="00EA5A3C"/>
    <w:rsid w:val="00EA60B2"/>
    <w:rsid w:val="00EA6324"/>
    <w:rsid w:val="00EA66B6"/>
    <w:rsid w:val="00EA6AB1"/>
    <w:rsid w:val="00EA70AA"/>
    <w:rsid w:val="00EA7439"/>
    <w:rsid w:val="00EA7461"/>
    <w:rsid w:val="00EA798E"/>
    <w:rsid w:val="00EA7D3B"/>
    <w:rsid w:val="00EB02EC"/>
    <w:rsid w:val="00EB088C"/>
    <w:rsid w:val="00EB0B3C"/>
    <w:rsid w:val="00EB162A"/>
    <w:rsid w:val="00EB22DC"/>
    <w:rsid w:val="00EB24A6"/>
    <w:rsid w:val="00EB3356"/>
    <w:rsid w:val="00EB341A"/>
    <w:rsid w:val="00EB34CE"/>
    <w:rsid w:val="00EB34E9"/>
    <w:rsid w:val="00EB36A3"/>
    <w:rsid w:val="00EB3A22"/>
    <w:rsid w:val="00EB3A43"/>
    <w:rsid w:val="00EB3A7D"/>
    <w:rsid w:val="00EB3A9B"/>
    <w:rsid w:val="00EB3AC5"/>
    <w:rsid w:val="00EB3CCE"/>
    <w:rsid w:val="00EB3D03"/>
    <w:rsid w:val="00EB412D"/>
    <w:rsid w:val="00EB426E"/>
    <w:rsid w:val="00EB4529"/>
    <w:rsid w:val="00EB4705"/>
    <w:rsid w:val="00EB48B6"/>
    <w:rsid w:val="00EB4AD3"/>
    <w:rsid w:val="00EB4C1C"/>
    <w:rsid w:val="00EB4E50"/>
    <w:rsid w:val="00EB528C"/>
    <w:rsid w:val="00EB540E"/>
    <w:rsid w:val="00EB5615"/>
    <w:rsid w:val="00EB5BB7"/>
    <w:rsid w:val="00EB617B"/>
    <w:rsid w:val="00EB618E"/>
    <w:rsid w:val="00EB620F"/>
    <w:rsid w:val="00EB62D4"/>
    <w:rsid w:val="00EB6348"/>
    <w:rsid w:val="00EB6752"/>
    <w:rsid w:val="00EB69A7"/>
    <w:rsid w:val="00EB6E4A"/>
    <w:rsid w:val="00EB7022"/>
    <w:rsid w:val="00EB7245"/>
    <w:rsid w:val="00EB76E8"/>
    <w:rsid w:val="00EB7AE7"/>
    <w:rsid w:val="00EB7B43"/>
    <w:rsid w:val="00EB7B95"/>
    <w:rsid w:val="00EC0157"/>
    <w:rsid w:val="00EC0424"/>
    <w:rsid w:val="00EC068D"/>
    <w:rsid w:val="00EC07D4"/>
    <w:rsid w:val="00EC08FD"/>
    <w:rsid w:val="00EC0C36"/>
    <w:rsid w:val="00EC1135"/>
    <w:rsid w:val="00EC12A8"/>
    <w:rsid w:val="00EC18A5"/>
    <w:rsid w:val="00EC19C1"/>
    <w:rsid w:val="00EC1A52"/>
    <w:rsid w:val="00EC1B70"/>
    <w:rsid w:val="00EC1DE7"/>
    <w:rsid w:val="00EC1E9D"/>
    <w:rsid w:val="00EC252F"/>
    <w:rsid w:val="00EC28F6"/>
    <w:rsid w:val="00EC32BA"/>
    <w:rsid w:val="00EC3640"/>
    <w:rsid w:val="00EC366E"/>
    <w:rsid w:val="00EC3766"/>
    <w:rsid w:val="00EC3886"/>
    <w:rsid w:val="00EC4075"/>
    <w:rsid w:val="00EC45FA"/>
    <w:rsid w:val="00EC4623"/>
    <w:rsid w:val="00EC496E"/>
    <w:rsid w:val="00EC4983"/>
    <w:rsid w:val="00EC51B1"/>
    <w:rsid w:val="00EC51D1"/>
    <w:rsid w:val="00EC5490"/>
    <w:rsid w:val="00EC5777"/>
    <w:rsid w:val="00EC57E2"/>
    <w:rsid w:val="00EC5810"/>
    <w:rsid w:val="00EC5886"/>
    <w:rsid w:val="00EC5B03"/>
    <w:rsid w:val="00EC5CCD"/>
    <w:rsid w:val="00EC5E74"/>
    <w:rsid w:val="00EC6296"/>
    <w:rsid w:val="00EC649F"/>
    <w:rsid w:val="00EC6513"/>
    <w:rsid w:val="00EC681F"/>
    <w:rsid w:val="00EC68F0"/>
    <w:rsid w:val="00EC6A55"/>
    <w:rsid w:val="00EC6AE5"/>
    <w:rsid w:val="00EC6E55"/>
    <w:rsid w:val="00EC6EA0"/>
    <w:rsid w:val="00EC6F06"/>
    <w:rsid w:val="00EC7368"/>
    <w:rsid w:val="00EC797F"/>
    <w:rsid w:val="00EC7993"/>
    <w:rsid w:val="00EC7CCC"/>
    <w:rsid w:val="00ED046A"/>
    <w:rsid w:val="00ED060D"/>
    <w:rsid w:val="00ED084F"/>
    <w:rsid w:val="00ED09B7"/>
    <w:rsid w:val="00ED0BE4"/>
    <w:rsid w:val="00ED0F72"/>
    <w:rsid w:val="00ED0F84"/>
    <w:rsid w:val="00ED128D"/>
    <w:rsid w:val="00ED1349"/>
    <w:rsid w:val="00ED1451"/>
    <w:rsid w:val="00ED16D6"/>
    <w:rsid w:val="00ED1A12"/>
    <w:rsid w:val="00ED1B30"/>
    <w:rsid w:val="00ED1D90"/>
    <w:rsid w:val="00ED2076"/>
    <w:rsid w:val="00ED2176"/>
    <w:rsid w:val="00ED2F6C"/>
    <w:rsid w:val="00ED2F8F"/>
    <w:rsid w:val="00ED307B"/>
    <w:rsid w:val="00ED3469"/>
    <w:rsid w:val="00ED3B9B"/>
    <w:rsid w:val="00ED3C14"/>
    <w:rsid w:val="00ED3E29"/>
    <w:rsid w:val="00ED3ED0"/>
    <w:rsid w:val="00ED4123"/>
    <w:rsid w:val="00ED4438"/>
    <w:rsid w:val="00ED472C"/>
    <w:rsid w:val="00ED4B8A"/>
    <w:rsid w:val="00ED4F3C"/>
    <w:rsid w:val="00ED5400"/>
    <w:rsid w:val="00ED5A78"/>
    <w:rsid w:val="00ED5B4C"/>
    <w:rsid w:val="00ED5CE1"/>
    <w:rsid w:val="00ED5DDB"/>
    <w:rsid w:val="00ED6649"/>
    <w:rsid w:val="00ED67B2"/>
    <w:rsid w:val="00ED688F"/>
    <w:rsid w:val="00ED691F"/>
    <w:rsid w:val="00ED6C92"/>
    <w:rsid w:val="00ED6E1C"/>
    <w:rsid w:val="00ED7045"/>
    <w:rsid w:val="00ED7110"/>
    <w:rsid w:val="00ED7594"/>
    <w:rsid w:val="00ED7A07"/>
    <w:rsid w:val="00ED7FDE"/>
    <w:rsid w:val="00EE021C"/>
    <w:rsid w:val="00EE0436"/>
    <w:rsid w:val="00EE0744"/>
    <w:rsid w:val="00EE075C"/>
    <w:rsid w:val="00EE0809"/>
    <w:rsid w:val="00EE0CBB"/>
    <w:rsid w:val="00EE0E81"/>
    <w:rsid w:val="00EE0E8B"/>
    <w:rsid w:val="00EE19D6"/>
    <w:rsid w:val="00EE200F"/>
    <w:rsid w:val="00EE2024"/>
    <w:rsid w:val="00EE2090"/>
    <w:rsid w:val="00EE2400"/>
    <w:rsid w:val="00EE2701"/>
    <w:rsid w:val="00EE2858"/>
    <w:rsid w:val="00EE2FB2"/>
    <w:rsid w:val="00EE30E3"/>
    <w:rsid w:val="00EE3825"/>
    <w:rsid w:val="00EE3CCD"/>
    <w:rsid w:val="00EE3DE1"/>
    <w:rsid w:val="00EE4660"/>
    <w:rsid w:val="00EE479F"/>
    <w:rsid w:val="00EE49CC"/>
    <w:rsid w:val="00EE4C66"/>
    <w:rsid w:val="00EE4F9D"/>
    <w:rsid w:val="00EE55C0"/>
    <w:rsid w:val="00EE56EE"/>
    <w:rsid w:val="00EE576C"/>
    <w:rsid w:val="00EE5B1F"/>
    <w:rsid w:val="00EE66D1"/>
    <w:rsid w:val="00EE67CC"/>
    <w:rsid w:val="00EE6C9F"/>
    <w:rsid w:val="00EE6D00"/>
    <w:rsid w:val="00EE734D"/>
    <w:rsid w:val="00EE7D9D"/>
    <w:rsid w:val="00EE7FCB"/>
    <w:rsid w:val="00EF02EF"/>
    <w:rsid w:val="00EF0556"/>
    <w:rsid w:val="00EF0557"/>
    <w:rsid w:val="00EF082C"/>
    <w:rsid w:val="00EF089B"/>
    <w:rsid w:val="00EF0D06"/>
    <w:rsid w:val="00EF0E81"/>
    <w:rsid w:val="00EF112C"/>
    <w:rsid w:val="00EF19A0"/>
    <w:rsid w:val="00EF20E7"/>
    <w:rsid w:val="00EF2341"/>
    <w:rsid w:val="00EF24D6"/>
    <w:rsid w:val="00EF265C"/>
    <w:rsid w:val="00EF282B"/>
    <w:rsid w:val="00EF2C9D"/>
    <w:rsid w:val="00EF2D27"/>
    <w:rsid w:val="00EF328F"/>
    <w:rsid w:val="00EF341F"/>
    <w:rsid w:val="00EF35F4"/>
    <w:rsid w:val="00EF3893"/>
    <w:rsid w:val="00EF38A9"/>
    <w:rsid w:val="00EF3928"/>
    <w:rsid w:val="00EF39E7"/>
    <w:rsid w:val="00EF3B65"/>
    <w:rsid w:val="00EF3BAF"/>
    <w:rsid w:val="00EF3BCF"/>
    <w:rsid w:val="00EF3CCB"/>
    <w:rsid w:val="00EF3DCD"/>
    <w:rsid w:val="00EF4113"/>
    <w:rsid w:val="00EF4D73"/>
    <w:rsid w:val="00EF4DF6"/>
    <w:rsid w:val="00EF50FB"/>
    <w:rsid w:val="00EF54C6"/>
    <w:rsid w:val="00EF58D4"/>
    <w:rsid w:val="00EF59F7"/>
    <w:rsid w:val="00EF5B65"/>
    <w:rsid w:val="00EF5E44"/>
    <w:rsid w:val="00EF6231"/>
    <w:rsid w:val="00EF624B"/>
    <w:rsid w:val="00EF6E55"/>
    <w:rsid w:val="00EF712B"/>
    <w:rsid w:val="00EF7887"/>
    <w:rsid w:val="00EF78E3"/>
    <w:rsid w:val="00EF7CA4"/>
    <w:rsid w:val="00F00C4D"/>
    <w:rsid w:val="00F0122F"/>
    <w:rsid w:val="00F012F5"/>
    <w:rsid w:val="00F018BE"/>
    <w:rsid w:val="00F01AF6"/>
    <w:rsid w:val="00F01D40"/>
    <w:rsid w:val="00F01E18"/>
    <w:rsid w:val="00F020A3"/>
    <w:rsid w:val="00F02647"/>
    <w:rsid w:val="00F0275D"/>
    <w:rsid w:val="00F02B3D"/>
    <w:rsid w:val="00F02E87"/>
    <w:rsid w:val="00F02FC5"/>
    <w:rsid w:val="00F03233"/>
    <w:rsid w:val="00F03596"/>
    <w:rsid w:val="00F0391C"/>
    <w:rsid w:val="00F03ADB"/>
    <w:rsid w:val="00F03B2D"/>
    <w:rsid w:val="00F03E03"/>
    <w:rsid w:val="00F03F2C"/>
    <w:rsid w:val="00F03FE2"/>
    <w:rsid w:val="00F054CF"/>
    <w:rsid w:val="00F055AD"/>
    <w:rsid w:val="00F0569F"/>
    <w:rsid w:val="00F05E4D"/>
    <w:rsid w:val="00F05F1F"/>
    <w:rsid w:val="00F05F3A"/>
    <w:rsid w:val="00F05F5A"/>
    <w:rsid w:val="00F06307"/>
    <w:rsid w:val="00F0654A"/>
    <w:rsid w:val="00F067B5"/>
    <w:rsid w:val="00F06CCF"/>
    <w:rsid w:val="00F06CE5"/>
    <w:rsid w:val="00F07171"/>
    <w:rsid w:val="00F074BA"/>
    <w:rsid w:val="00F07655"/>
    <w:rsid w:val="00F07769"/>
    <w:rsid w:val="00F07A7A"/>
    <w:rsid w:val="00F07B59"/>
    <w:rsid w:val="00F07DB8"/>
    <w:rsid w:val="00F07EFD"/>
    <w:rsid w:val="00F1004B"/>
    <w:rsid w:val="00F102E5"/>
    <w:rsid w:val="00F1051D"/>
    <w:rsid w:val="00F10A9C"/>
    <w:rsid w:val="00F10AD6"/>
    <w:rsid w:val="00F10D85"/>
    <w:rsid w:val="00F10D9A"/>
    <w:rsid w:val="00F10E6A"/>
    <w:rsid w:val="00F10E9B"/>
    <w:rsid w:val="00F11221"/>
    <w:rsid w:val="00F11472"/>
    <w:rsid w:val="00F11641"/>
    <w:rsid w:val="00F11AE3"/>
    <w:rsid w:val="00F11B00"/>
    <w:rsid w:val="00F11E16"/>
    <w:rsid w:val="00F120D5"/>
    <w:rsid w:val="00F1269B"/>
    <w:rsid w:val="00F12739"/>
    <w:rsid w:val="00F12A1D"/>
    <w:rsid w:val="00F12B36"/>
    <w:rsid w:val="00F13540"/>
    <w:rsid w:val="00F13A87"/>
    <w:rsid w:val="00F13E46"/>
    <w:rsid w:val="00F13E88"/>
    <w:rsid w:val="00F141A2"/>
    <w:rsid w:val="00F1494E"/>
    <w:rsid w:val="00F14CF4"/>
    <w:rsid w:val="00F14F4E"/>
    <w:rsid w:val="00F1506F"/>
    <w:rsid w:val="00F1519C"/>
    <w:rsid w:val="00F15B8F"/>
    <w:rsid w:val="00F15DFD"/>
    <w:rsid w:val="00F15E71"/>
    <w:rsid w:val="00F16232"/>
    <w:rsid w:val="00F16C00"/>
    <w:rsid w:val="00F16C7D"/>
    <w:rsid w:val="00F17139"/>
    <w:rsid w:val="00F17261"/>
    <w:rsid w:val="00F177CE"/>
    <w:rsid w:val="00F17DCB"/>
    <w:rsid w:val="00F17E1D"/>
    <w:rsid w:val="00F2035D"/>
    <w:rsid w:val="00F20436"/>
    <w:rsid w:val="00F2090E"/>
    <w:rsid w:val="00F20CB5"/>
    <w:rsid w:val="00F20E62"/>
    <w:rsid w:val="00F21312"/>
    <w:rsid w:val="00F215BD"/>
    <w:rsid w:val="00F215E3"/>
    <w:rsid w:val="00F21B7F"/>
    <w:rsid w:val="00F222D5"/>
    <w:rsid w:val="00F2274A"/>
    <w:rsid w:val="00F2278C"/>
    <w:rsid w:val="00F22BD4"/>
    <w:rsid w:val="00F22DAA"/>
    <w:rsid w:val="00F2318F"/>
    <w:rsid w:val="00F234AD"/>
    <w:rsid w:val="00F23524"/>
    <w:rsid w:val="00F23559"/>
    <w:rsid w:val="00F23DA0"/>
    <w:rsid w:val="00F23F6A"/>
    <w:rsid w:val="00F243E7"/>
    <w:rsid w:val="00F2448C"/>
    <w:rsid w:val="00F246A1"/>
    <w:rsid w:val="00F24778"/>
    <w:rsid w:val="00F24948"/>
    <w:rsid w:val="00F24A71"/>
    <w:rsid w:val="00F24BF2"/>
    <w:rsid w:val="00F25245"/>
    <w:rsid w:val="00F2536C"/>
    <w:rsid w:val="00F25453"/>
    <w:rsid w:val="00F254AC"/>
    <w:rsid w:val="00F255BB"/>
    <w:rsid w:val="00F256D6"/>
    <w:rsid w:val="00F257CD"/>
    <w:rsid w:val="00F25B84"/>
    <w:rsid w:val="00F25E8A"/>
    <w:rsid w:val="00F25EA5"/>
    <w:rsid w:val="00F26257"/>
    <w:rsid w:val="00F26293"/>
    <w:rsid w:val="00F269F8"/>
    <w:rsid w:val="00F26C15"/>
    <w:rsid w:val="00F26D4E"/>
    <w:rsid w:val="00F26F27"/>
    <w:rsid w:val="00F2714F"/>
    <w:rsid w:val="00F27515"/>
    <w:rsid w:val="00F275DF"/>
    <w:rsid w:val="00F276F7"/>
    <w:rsid w:val="00F277C0"/>
    <w:rsid w:val="00F3012E"/>
    <w:rsid w:val="00F30448"/>
    <w:rsid w:val="00F30715"/>
    <w:rsid w:val="00F309A2"/>
    <w:rsid w:val="00F30A94"/>
    <w:rsid w:val="00F30AAC"/>
    <w:rsid w:val="00F30ADB"/>
    <w:rsid w:val="00F30FF8"/>
    <w:rsid w:val="00F31633"/>
    <w:rsid w:val="00F31E33"/>
    <w:rsid w:val="00F320DD"/>
    <w:rsid w:val="00F322EA"/>
    <w:rsid w:val="00F32CF7"/>
    <w:rsid w:val="00F33E39"/>
    <w:rsid w:val="00F3409D"/>
    <w:rsid w:val="00F344A2"/>
    <w:rsid w:val="00F34936"/>
    <w:rsid w:val="00F34AEF"/>
    <w:rsid w:val="00F34B56"/>
    <w:rsid w:val="00F34EFE"/>
    <w:rsid w:val="00F34F41"/>
    <w:rsid w:val="00F34FAD"/>
    <w:rsid w:val="00F3507D"/>
    <w:rsid w:val="00F350BC"/>
    <w:rsid w:val="00F352E3"/>
    <w:rsid w:val="00F35435"/>
    <w:rsid w:val="00F354CE"/>
    <w:rsid w:val="00F3557A"/>
    <w:rsid w:val="00F35723"/>
    <w:rsid w:val="00F358C0"/>
    <w:rsid w:val="00F35BF7"/>
    <w:rsid w:val="00F35DF1"/>
    <w:rsid w:val="00F36008"/>
    <w:rsid w:val="00F36068"/>
    <w:rsid w:val="00F361D0"/>
    <w:rsid w:val="00F3643F"/>
    <w:rsid w:val="00F364B4"/>
    <w:rsid w:val="00F36D9A"/>
    <w:rsid w:val="00F36E8B"/>
    <w:rsid w:val="00F36F52"/>
    <w:rsid w:val="00F3721F"/>
    <w:rsid w:val="00F374FB"/>
    <w:rsid w:val="00F37A09"/>
    <w:rsid w:val="00F37CAB"/>
    <w:rsid w:val="00F37D09"/>
    <w:rsid w:val="00F37EB9"/>
    <w:rsid w:val="00F37FEA"/>
    <w:rsid w:val="00F40145"/>
    <w:rsid w:val="00F40598"/>
    <w:rsid w:val="00F40867"/>
    <w:rsid w:val="00F409D7"/>
    <w:rsid w:val="00F4102F"/>
    <w:rsid w:val="00F415A9"/>
    <w:rsid w:val="00F41931"/>
    <w:rsid w:val="00F41BC1"/>
    <w:rsid w:val="00F41E73"/>
    <w:rsid w:val="00F421AC"/>
    <w:rsid w:val="00F42316"/>
    <w:rsid w:val="00F4260A"/>
    <w:rsid w:val="00F42694"/>
    <w:rsid w:val="00F42855"/>
    <w:rsid w:val="00F42B1C"/>
    <w:rsid w:val="00F42BF3"/>
    <w:rsid w:val="00F42DEB"/>
    <w:rsid w:val="00F42E24"/>
    <w:rsid w:val="00F42E3C"/>
    <w:rsid w:val="00F42E5C"/>
    <w:rsid w:val="00F42EF6"/>
    <w:rsid w:val="00F4320B"/>
    <w:rsid w:val="00F432B5"/>
    <w:rsid w:val="00F434E3"/>
    <w:rsid w:val="00F4352C"/>
    <w:rsid w:val="00F438C7"/>
    <w:rsid w:val="00F43BAB"/>
    <w:rsid w:val="00F43C01"/>
    <w:rsid w:val="00F4428D"/>
    <w:rsid w:val="00F44426"/>
    <w:rsid w:val="00F445BB"/>
    <w:rsid w:val="00F446BC"/>
    <w:rsid w:val="00F44888"/>
    <w:rsid w:val="00F44CD0"/>
    <w:rsid w:val="00F451A1"/>
    <w:rsid w:val="00F4527B"/>
    <w:rsid w:val="00F452C3"/>
    <w:rsid w:val="00F4566B"/>
    <w:rsid w:val="00F4577F"/>
    <w:rsid w:val="00F4582A"/>
    <w:rsid w:val="00F45C79"/>
    <w:rsid w:val="00F45DEE"/>
    <w:rsid w:val="00F45ECA"/>
    <w:rsid w:val="00F46491"/>
    <w:rsid w:val="00F4697D"/>
    <w:rsid w:val="00F469CF"/>
    <w:rsid w:val="00F46BF9"/>
    <w:rsid w:val="00F46CCB"/>
    <w:rsid w:val="00F4769F"/>
    <w:rsid w:val="00F47B92"/>
    <w:rsid w:val="00F47BAF"/>
    <w:rsid w:val="00F50412"/>
    <w:rsid w:val="00F50997"/>
    <w:rsid w:val="00F509BC"/>
    <w:rsid w:val="00F50A5C"/>
    <w:rsid w:val="00F50C5B"/>
    <w:rsid w:val="00F50FCC"/>
    <w:rsid w:val="00F51190"/>
    <w:rsid w:val="00F51484"/>
    <w:rsid w:val="00F515EE"/>
    <w:rsid w:val="00F5176E"/>
    <w:rsid w:val="00F51786"/>
    <w:rsid w:val="00F5196A"/>
    <w:rsid w:val="00F5198A"/>
    <w:rsid w:val="00F51D66"/>
    <w:rsid w:val="00F51F72"/>
    <w:rsid w:val="00F5201D"/>
    <w:rsid w:val="00F52026"/>
    <w:rsid w:val="00F52581"/>
    <w:rsid w:val="00F528E9"/>
    <w:rsid w:val="00F52907"/>
    <w:rsid w:val="00F52AE5"/>
    <w:rsid w:val="00F52D90"/>
    <w:rsid w:val="00F53B22"/>
    <w:rsid w:val="00F53CB3"/>
    <w:rsid w:val="00F53E68"/>
    <w:rsid w:val="00F53EE2"/>
    <w:rsid w:val="00F54015"/>
    <w:rsid w:val="00F548F5"/>
    <w:rsid w:val="00F549E4"/>
    <w:rsid w:val="00F549FB"/>
    <w:rsid w:val="00F54BB6"/>
    <w:rsid w:val="00F54C25"/>
    <w:rsid w:val="00F55054"/>
    <w:rsid w:val="00F551DD"/>
    <w:rsid w:val="00F557D5"/>
    <w:rsid w:val="00F5597A"/>
    <w:rsid w:val="00F559F5"/>
    <w:rsid w:val="00F55BD8"/>
    <w:rsid w:val="00F55C4C"/>
    <w:rsid w:val="00F5624C"/>
    <w:rsid w:val="00F56843"/>
    <w:rsid w:val="00F56D27"/>
    <w:rsid w:val="00F56E10"/>
    <w:rsid w:val="00F570F9"/>
    <w:rsid w:val="00F571CF"/>
    <w:rsid w:val="00F576AB"/>
    <w:rsid w:val="00F57707"/>
    <w:rsid w:val="00F578EC"/>
    <w:rsid w:val="00F57BCD"/>
    <w:rsid w:val="00F6027A"/>
    <w:rsid w:val="00F608BF"/>
    <w:rsid w:val="00F60BEB"/>
    <w:rsid w:val="00F60C78"/>
    <w:rsid w:val="00F60F28"/>
    <w:rsid w:val="00F619C2"/>
    <w:rsid w:val="00F61AFC"/>
    <w:rsid w:val="00F6278C"/>
    <w:rsid w:val="00F62E55"/>
    <w:rsid w:val="00F62F0B"/>
    <w:rsid w:val="00F630C2"/>
    <w:rsid w:val="00F632D8"/>
    <w:rsid w:val="00F632E0"/>
    <w:rsid w:val="00F63600"/>
    <w:rsid w:val="00F6368A"/>
    <w:rsid w:val="00F639EF"/>
    <w:rsid w:val="00F63AAE"/>
    <w:rsid w:val="00F6436D"/>
    <w:rsid w:val="00F6438B"/>
    <w:rsid w:val="00F643F4"/>
    <w:rsid w:val="00F644B3"/>
    <w:rsid w:val="00F6450E"/>
    <w:rsid w:val="00F647D0"/>
    <w:rsid w:val="00F64C69"/>
    <w:rsid w:val="00F652CA"/>
    <w:rsid w:val="00F6554E"/>
    <w:rsid w:val="00F6591C"/>
    <w:rsid w:val="00F65BCE"/>
    <w:rsid w:val="00F65C36"/>
    <w:rsid w:val="00F65C82"/>
    <w:rsid w:val="00F65C86"/>
    <w:rsid w:val="00F65F62"/>
    <w:rsid w:val="00F660C9"/>
    <w:rsid w:val="00F66305"/>
    <w:rsid w:val="00F66653"/>
    <w:rsid w:val="00F667FE"/>
    <w:rsid w:val="00F66C3C"/>
    <w:rsid w:val="00F66F3B"/>
    <w:rsid w:val="00F67143"/>
    <w:rsid w:val="00F6716E"/>
    <w:rsid w:val="00F67250"/>
    <w:rsid w:val="00F675F9"/>
    <w:rsid w:val="00F67940"/>
    <w:rsid w:val="00F67D93"/>
    <w:rsid w:val="00F701D5"/>
    <w:rsid w:val="00F705D0"/>
    <w:rsid w:val="00F70621"/>
    <w:rsid w:val="00F70821"/>
    <w:rsid w:val="00F708DD"/>
    <w:rsid w:val="00F70B41"/>
    <w:rsid w:val="00F70EDA"/>
    <w:rsid w:val="00F70FF5"/>
    <w:rsid w:val="00F71365"/>
    <w:rsid w:val="00F71592"/>
    <w:rsid w:val="00F717EA"/>
    <w:rsid w:val="00F71DB9"/>
    <w:rsid w:val="00F71F49"/>
    <w:rsid w:val="00F72015"/>
    <w:rsid w:val="00F7210A"/>
    <w:rsid w:val="00F7249B"/>
    <w:rsid w:val="00F725A4"/>
    <w:rsid w:val="00F72752"/>
    <w:rsid w:val="00F72A2E"/>
    <w:rsid w:val="00F72BDF"/>
    <w:rsid w:val="00F72F7B"/>
    <w:rsid w:val="00F731B0"/>
    <w:rsid w:val="00F732A0"/>
    <w:rsid w:val="00F73391"/>
    <w:rsid w:val="00F73807"/>
    <w:rsid w:val="00F73E86"/>
    <w:rsid w:val="00F74463"/>
    <w:rsid w:val="00F74549"/>
    <w:rsid w:val="00F7466A"/>
    <w:rsid w:val="00F747DD"/>
    <w:rsid w:val="00F74A9E"/>
    <w:rsid w:val="00F75486"/>
    <w:rsid w:val="00F75A0F"/>
    <w:rsid w:val="00F75EF8"/>
    <w:rsid w:val="00F76057"/>
    <w:rsid w:val="00F769CE"/>
    <w:rsid w:val="00F76AA1"/>
    <w:rsid w:val="00F76B0F"/>
    <w:rsid w:val="00F76B98"/>
    <w:rsid w:val="00F77002"/>
    <w:rsid w:val="00F77240"/>
    <w:rsid w:val="00F77487"/>
    <w:rsid w:val="00F77CCD"/>
    <w:rsid w:val="00F77D47"/>
    <w:rsid w:val="00F77ED7"/>
    <w:rsid w:val="00F77F7F"/>
    <w:rsid w:val="00F8014A"/>
    <w:rsid w:val="00F804DD"/>
    <w:rsid w:val="00F80958"/>
    <w:rsid w:val="00F80BBD"/>
    <w:rsid w:val="00F80BDF"/>
    <w:rsid w:val="00F80C5E"/>
    <w:rsid w:val="00F81513"/>
    <w:rsid w:val="00F815B6"/>
    <w:rsid w:val="00F81BE1"/>
    <w:rsid w:val="00F81CB3"/>
    <w:rsid w:val="00F8208F"/>
    <w:rsid w:val="00F820F3"/>
    <w:rsid w:val="00F8254A"/>
    <w:rsid w:val="00F8260C"/>
    <w:rsid w:val="00F82998"/>
    <w:rsid w:val="00F829C3"/>
    <w:rsid w:val="00F82F74"/>
    <w:rsid w:val="00F8337B"/>
    <w:rsid w:val="00F836DF"/>
    <w:rsid w:val="00F836E7"/>
    <w:rsid w:val="00F83CE8"/>
    <w:rsid w:val="00F83DC5"/>
    <w:rsid w:val="00F83DE4"/>
    <w:rsid w:val="00F840AA"/>
    <w:rsid w:val="00F841A3"/>
    <w:rsid w:val="00F84327"/>
    <w:rsid w:val="00F84B94"/>
    <w:rsid w:val="00F84CE7"/>
    <w:rsid w:val="00F84D12"/>
    <w:rsid w:val="00F84DB8"/>
    <w:rsid w:val="00F852B2"/>
    <w:rsid w:val="00F856DB"/>
    <w:rsid w:val="00F85F6A"/>
    <w:rsid w:val="00F866BA"/>
    <w:rsid w:val="00F86749"/>
    <w:rsid w:val="00F8674D"/>
    <w:rsid w:val="00F867E2"/>
    <w:rsid w:val="00F86843"/>
    <w:rsid w:val="00F86F1D"/>
    <w:rsid w:val="00F871E6"/>
    <w:rsid w:val="00F87434"/>
    <w:rsid w:val="00F87621"/>
    <w:rsid w:val="00F876EE"/>
    <w:rsid w:val="00F87C49"/>
    <w:rsid w:val="00F902B7"/>
    <w:rsid w:val="00F90428"/>
    <w:rsid w:val="00F9049B"/>
    <w:rsid w:val="00F90553"/>
    <w:rsid w:val="00F9057D"/>
    <w:rsid w:val="00F90BF5"/>
    <w:rsid w:val="00F90D09"/>
    <w:rsid w:val="00F90EEB"/>
    <w:rsid w:val="00F91150"/>
    <w:rsid w:val="00F913C1"/>
    <w:rsid w:val="00F91475"/>
    <w:rsid w:val="00F91797"/>
    <w:rsid w:val="00F91D3D"/>
    <w:rsid w:val="00F92576"/>
    <w:rsid w:val="00F92939"/>
    <w:rsid w:val="00F929C7"/>
    <w:rsid w:val="00F92B14"/>
    <w:rsid w:val="00F93362"/>
    <w:rsid w:val="00F934D2"/>
    <w:rsid w:val="00F93AC4"/>
    <w:rsid w:val="00F93C20"/>
    <w:rsid w:val="00F94812"/>
    <w:rsid w:val="00F949CB"/>
    <w:rsid w:val="00F94B39"/>
    <w:rsid w:val="00F9500A"/>
    <w:rsid w:val="00F952B7"/>
    <w:rsid w:val="00F95419"/>
    <w:rsid w:val="00F95DFD"/>
    <w:rsid w:val="00F95E0F"/>
    <w:rsid w:val="00F961D0"/>
    <w:rsid w:val="00F96FEB"/>
    <w:rsid w:val="00F974AF"/>
    <w:rsid w:val="00F97583"/>
    <w:rsid w:val="00F97637"/>
    <w:rsid w:val="00F978BF"/>
    <w:rsid w:val="00F97C8B"/>
    <w:rsid w:val="00F97EBC"/>
    <w:rsid w:val="00FA05A3"/>
    <w:rsid w:val="00FA0FFE"/>
    <w:rsid w:val="00FA1319"/>
    <w:rsid w:val="00FA15AB"/>
    <w:rsid w:val="00FA226D"/>
    <w:rsid w:val="00FA236A"/>
    <w:rsid w:val="00FA24CC"/>
    <w:rsid w:val="00FA2ADE"/>
    <w:rsid w:val="00FA2AF6"/>
    <w:rsid w:val="00FA3037"/>
    <w:rsid w:val="00FA322F"/>
    <w:rsid w:val="00FA3470"/>
    <w:rsid w:val="00FA34E1"/>
    <w:rsid w:val="00FA3700"/>
    <w:rsid w:val="00FA3989"/>
    <w:rsid w:val="00FA3C77"/>
    <w:rsid w:val="00FA3CCF"/>
    <w:rsid w:val="00FA3F71"/>
    <w:rsid w:val="00FA4536"/>
    <w:rsid w:val="00FA4EC2"/>
    <w:rsid w:val="00FA51DB"/>
    <w:rsid w:val="00FA551A"/>
    <w:rsid w:val="00FA5803"/>
    <w:rsid w:val="00FA5C04"/>
    <w:rsid w:val="00FA5C1A"/>
    <w:rsid w:val="00FA5C3F"/>
    <w:rsid w:val="00FA5C80"/>
    <w:rsid w:val="00FA62C9"/>
    <w:rsid w:val="00FA63BB"/>
    <w:rsid w:val="00FA6432"/>
    <w:rsid w:val="00FA6440"/>
    <w:rsid w:val="00FA6446"/>
    <w:rsid w:val="00FA64EA"/>
    <w:rsid w:val="00FA650F"/>
    <w:rsid w:val="00FA66D5"/>
    <w:rsid w:val="00FA6829"/>
    <w:rsid w:val="00FA6966"/>
    <w:rsid w:val="00FA6B32"/>
    <w:rsid w:val="00FA6F51"/>
    <w:rsid w:val="00FA74F0"/>
    <w:rsid w:val="00FA7A7B"/>
    <w:rsid w:val="00FA7E41"/>
    <w:rsid w:val="00FB01EB"/>
    <w:rsid w:val="00FB034D"/>
    <w:rsid w:val="00FB05F6"/>
    <w:rsid w:val="00FB0881"/>
    <w:rsid w:val="00FB09DF"/>
    <w:rsid w:val="00FB0A46"/>
    <w:rsid w:val="00FB0B23"/>
    <w:rsid w:val="00FB0C57"/>
    <w:rsid w:val="00FB0CF6"/>
    <w:rsid w:val="00FB2061"/>
    <w:rsid w:val="00FB2445"/>
    <w:rsid w:val="00FB27C6"/>
    <w:rsid w:val="00FB2AF6"/>
    <w:rsid w:val="00FB3027"/>
    <w:rsid w:val="00FB35C3"/>
    <w:rsid w:val="00FB3604"/>
    <w:rsid w:val="00FB3A71"/>
    <w:rsid w:val="00FB3D98"/>
    <w:rsid w:val="00FB3E50"/>
    <w:rsid w:val="00FB4058"/>
    <w:rsid w:val="00FB4249"/>
    <w:rsid w:val="00FB43F7"/>
    <w:rsid w:val="00FB449B"/>
    <w:rsid w:val="00FB46CA"/>
    <w:rsid w:val="00FB4723"/>
    <w:rsid w:val="00FB4AA4"/>
    <w:rsid w:val="00FB4F12"/>
    <w:rsid w:val="00FB53F6"/>
    <w:rsid w:val="00FB5647"/>
    <w:rsid w:val="00FB56E2"/>
    <w:rsid w:val="00FB5AFE"/>
    <w:rsid w:val="00FB5B70"/>
    <w:rsid w:val="00FB5C3A"/>
    <w:rsid w:val="00FB5FD0"/>
    <w:rsid w:val="00FB60F9"/>
    <w:rsid w:val="00FB63F6"/>
    <w:rsid w:val="00FB6514"/>
    <w:rsid w:val="00FB6ACB"/>
    <w:rsid w:val="00FB6F54"/>
    <w:rsid w:val="00FB71C0"/>
    <w:rsid w:val="00FB7488"/>
    <w:rsid w:val="00FB7D45"/>
    <w:rsid w:val="00FB7EF3"/>
    <w:rsid w:val="00FC0528"/>
    <w:rsid w:val="00FC05CB"/>
    <w:rsid w:val="00FC060D"/>
    <w:rsid w:val="00FC071D"/>
    <w:rsid w:val="00FC0909"/>
    <w:rsid w:val="00FC12D8"/>
    <w:rsid w:val="00FC159F"/>
    <w:rsid w:val="00FC1771"/>
    <w:rsid w:val="00FC1D50"/>
    <w:rsid w:val="00FC21A5"/>
    <w:rsid w:val="00FC25D5"/>
    <w:rsid w:val="00FC2D1B"/>
    <w:rsid w:val="00FC3498"/>
    <w:rsid w:val="00FC35D0"/>
    <w:rsid w:val="00FC39CA"/>
    <w:rsid w:val="00FC3A8C"/>
    <w:rsid w:val="00FC403D"/>
    <w:rsid w:val="00FC4255"/>
    <w:rsid w:val="00FC4AF8"/>
    <w:rsid w:val="00FC50E4"/>
    <w:rsid w:val="00FC521E"/>
    <w:rsid w:val="00FC5345"/>
    <w:rsid w:val="00FC53CE"/>
    <w:rsid w:val="00FC55E3"/>
    <w:rsid w:val="00FC57E2"/>
    <w:rsid w:val="00FC58E1"/>
    <w:rsid w:val="00FC5A22"/>
    <w:rsid w:val="00FC5B32"/>
    <w:rsid w:val="00FC5D93"/>
    <w:rsid w:val="00FC5F34"/>
    <w:rsid w:val="00FC67D2"/>
    <w:rsid w:val="00FC697C"/>
    <w:rsid w:val="00FC6D82"/>
    <w:rsid w:val="00FC6DDF"/>
    <w:rsid w:val="00FC6E95"/>
    <w:rsid w:val="00FC7155"/>
    <w:rsid w:val="00FC732E"/>
    <w:rsid w:val="00FC750A"/>
    <w:rsid w:val="00FC76FC"/>
    <w:rsid w:val="00FC7886"/>
    <w:rsid w:val="00FC7890"/>
    <w:rsid w:val="00FC796E"/>
    <w:rsid w:val="00FC7C11"/>
    <w:rsid w:val="00FC7F21"/>
    <w:rsid w:val="00FD005C"/>
    <w:rsid w:val="00FD0662"/>
    <w:rsid w:val="00FD08B6"/>
    <w:rsid w:val="00FD0A8C"/>
    <w:rsid w:val="00FD0AB8"/>
    <w:rsid w:val="00FD0B47"/>
    <w:rsid w:val="00FD0D5A"/>
    <w:rsid w:val="00FD0DDD"/>
    <w:rsid w:val="00FD0E4B"/>
    <w:rsid w:val="00FD1197"/>
    <w:rsid w:val="00FD133D"/>
    <w:rsid w:val="00FD15D9"/>
    <w:rsid w:val="00FD18D7"/>
    <w:rsid w:val="00FD1961"/>
    <w:rsid w:val="00FD19F6"/>
    <w:rsid w:val="00FD1A19"/>
    <w:rsid w:val="00FD1DDC"/>
    <w:rsid w:val="00FD2056"/>
    <w:rsid w:val="00FD20DC"/>
    <w:rsid w:val="00FD2138"/>
    <w:rsid w:val="00FD23C4"/>
    <w:rsid w:val="00FD2679"/>
    <w:rsid w:val="00FD291D"/>
    <w:rsid w:val="00FD2CA6"/>
    <w:rsid w:val="00FD3CD0"/>
    <w:rsid w:val="00FD4059"/>
    <w:rsid w:val="00FD433B"/>
    <w:rsid w:val="00FD467E"/>
    <w:rsid w:val="00FD4A7A"/>
    <w:rsid w:val="00FD4EB9"/>
    <w:rsid w:val="00FD5271"/>
    <w:rsid w:val="00FD52C5"/>
    <w:rsid w:val="00FD555A"/>
    <w:rsid w:val="00FD556A"/>
    <w:rsid w:val="00FD5848"/>
    <w:rsid w:val="00FD5DD0"/>
    <w:rsid w:val="00FD615B"/>
    <w:rsid w:val="00FD61E5"/>
    <w:rsid w:val="00FD6806"/>
    <w:rsid w:val="00FD6DAD"/>
    <w:rsid w:val="00FD6E25"/>
    <w:rsid w:val="00FD70F5"/>
    <w:rsid w:val="00FD71D3"/>
    <w:rsid w:val="00FD72DE"/>
    <w:rsid w:val="00FD760F"/>
    <w:rsid w:val="00FD77CB"/>
    <w:rsid w:val="00FD7BC1"/>
    <w:rsid w:val="00FE04CA"/>
    <w:rsid w:val="00FE05DF"/>
    <w:rsid w:val="00FE0861"/>
    <w:rsid w:val="00FE0CF1"/>
    <w:rsid w:val="00FE0D00"/>
    <w:rsid w:val="00FE0DF5"/>
    <w:rsid w:val="00FE1238"/>
    <w:rsid w:val="00FE1416"/>
    <w:rsid w:val="00FE1456"/>
    <w:rsid w:val="00FE18AA"/>
    <w:rsid w:val="00FE237F"/>
    <w:rsid w:val="00FE2478"/>
    <w:rsid w:val="00FE2756"/>
    <w:rsid w:val="00FE29FF"/>
    <w:rsid w:val="00FE2FD2"/>
    <w:rsid w:val="00FE361E"/>
    <w:rsid w:val="00FE3DE8"/>
    <w:rsid w:val="00FE3E7A"/>
    <w:rsid w:val="00FE4132"/>
    <w:rsid w:val="00FE44C1"/>
    <w:rsid w:val="00FE472F"/>
    <w:rsid w:val="00FE496B"/>
    <w:rsid w:val="00FE4B1A"/>
    <w:rsid w:val="00FE4C5A"/>
    <w:rsid w:val="00FE4D75"/>
    <w:rsid w:val="00FE5179"/>
    <w:rsid w:val="00FE5353"/>
    <w:rsid w:val="00FE582C"/>
    <w:rsid w:val="00FE5C5D"/>
    <w:rsid w:val="00FE5C60"/>
    <w:rsid w:val="00FE5CBD"/>
    <w:rsid w:val="00FE5E2E"/>
    <w:rsid w:val="00FE6556"/>
    <w:rsid w:val="00FE6DA8"/>
    <w:rsid w:val="00FE6EBE"/>
    <w:rsid w:val="00FE6F7A"/>
    <w:rsid w:val="00FE71AD"/>
    <w:rsid w:val="00FE7988"/>
    <w:rsid w:val="00FE7C58"/>
    <w:rsid w:val="00FE7C72"/>
    <w:rsid w:val="00FF0BD1"/>
    <w:rsid w:val="00FF0C72"/>
    <w:rsid w:val="00FF10DA"/>
    <w:rsid w:val="00FF1138"/>
    <w:rsid w:val="00FF13FC"/>
    <w:rsid w:val="00FF1AD5"/>
    <w:rsid w:val="00FF1EA3"/>
    <w:rsid w:val="00FF2176"/>
    <w:rsid w:val="00FF2ACB"/>
    <w:rsid w:val="00FF2C1B"/>
    <w:rsid w:val="00FF2DF7"/>
    <w:rsid w:val="00FF2E98"/>
    <w:rsid w:val="00FF356E"/>
    <w:rsid w:val="00FF3805"/>
    <w:rsid w:val="00FF380B"/>
    <w:rsid w:val="00FF383E"/>
    <w:rsid w:val="00FF396B"/>
    <w:rsid w:val="00FF3BCD"/>
    <w:rsid w:val="00FF3C2C"/>
    <w:rsid w:val="00FF4368"/>
    <w:rsid w:val="00FF44DC"/>
    <w:rsid w:val="00FF4506"/>
    <w:rsid w:val="00FF4795"/>
    <w:rsid w:val="00FF54A8"/>
    <w:rsid w:val="00FF5B4D"/>
    <w:rsid w:val="00FF5C67"/>
    <w:rsid w:val="00FF5E0B"/>
    <w:rsid w:val="00FF5EAA"/>
    <w:rsid w:val="00FF5EF0"/>
    <w:rsid w:val="00FF61A1"/>
    <w:rsid w:val="00FF6289"/>
    <w:rsid w:val="00FF6982"/>
    <w:rsid w:val="00FF73D7"/>
    <w:rsid w:val="00FF767B"/>
    <w:rsid w:val="00FF7730"/>
    <w:rsid w:val="00FF7859"/>
    <w:rsid w:val="00FF7A72"/>
    <w:rsid w:val="00FF7BA6"/>
    <w:rsid w:val="00FF7C14"/>
    <w:rsid w:val="010D0F3D"/>
    <w:rsid w:val="018F3C8E"/>
    <w:rsid w:val="01971293"/>
    <w:rsid w:val="03163B73"/>
    <w:rsid w:val="0452341B"/>
    <w:rsid w:val="06D61B71"/>
    <w:rsid w:val="086671EC"/>
    <w:rsid w:val="0A114D6B"/>
    <w:rsid w:val="0A941636"/>
    <w:rsid w:val="0DFF07DE"/>
    <w:rsid w:val="0FC80A31"/>
    <w:rsid w:val="10C247B6"/>
    <w:rsid w:val="10C60F26"/>
    <w:rsid w:val="11032849"/>
    <w:rsid w:val="112211F1"/>
    <w:rsid w:val="11BF70BC"/>
    <w:rsid w:val="12541447"/>
    <w:rsid w:val="1332534F"/>
    <w:rsid w:val="15B25CD8"/>
    <w:rsid w:val="162C7FF2"/>
    <w:rsid w:val="16EC01AC"/>
    <w:rsid w:val="187F7563"/>
    <w:rsid w:val="18C31CD8"/>
    <w:rsid w:val="19053C10"/>
    <w:rsid w:val="1A481B74"/>
    <w:rsid w:val="1B4228BA"/>
    <w:rsid w:val="1D266C77"/>
    <w:rsid w:val="1D4F7827"/>
    <w:rsid w:val="1DA40F46"/>
    <w:rsid w:val="1EED63F8"/>
    <w:rsid w:val="201F085F"/>
    <w:rsid w:val="207B3572"/>
    <w:rsid w:val="20C456BB"/>
    <w:rsid w:val="223C1AF7"/>
    <w:rsid w:val="227C49C0"/>
    <w:rsid w:val="228201CD"/>
    <w:rsid w:val="22C767AD"/>
    <w:rsid w:val="23B36CB6"/>
    <w:rsid w:val="23FE1079"/>
    <w:rsid w:val="26D72448"/>
    <w:rsid w:val="26E15AB2"/>
    <w:rsid w:val="296E7453"/>
    <w:rsid w:val="29C0217E"/>
    <w:rsid w:val="2A126915"/>
    <w:rsid w:val="2AC852A5"/>
    <w:rsid w:val="2B452010"/>
    <w:rsid w:val="2B726C46"/>
    <w:rsid w:val="2DB66F7C"/>
    <w:rsid w:val="2ED04208"/>
    <w:rsid w:val="2EDC7543"/>
    <w:rsid w:val="2F536330"/>
    <w:rsid w:val="30085F62"/>
    <w:rsid w:val="304E318D"/>
    <w:rsid w:val="30AD421F"/>
    <w:rsid w:val="340A5D58"/>
    <w:rsid w:val="34CF5403"/>
    <w:rsid w:val="36624D82"/>
    <w:rsid w:val="36A260CB"/>
    <w:rsid w:val="376F3359"/>
    <w:rsid w:val="37F1128D"/>
    <w:rsid w:val="37F365AE"/>
    <w:rsid w:val="38B30FE7"/>
    <w:rsid w:val="391270B3"/>
    <w:rsid w:val="39F71AA0"/>
    <w:rsid w:val="3A33697E"/>
    <w:rsid w:val="3AAC60F6"/>
    <w:rsid w:val="3B946252"/>
    <w:rsid w:val="3BF85D99"/>
    <w:rsid w:val="3D154E98"/>
    <w:rsid w:val="3D5960A7"/>
    <w:rsid w:val="3E871182"/>
    <w:rsid w:val="3F626D38"/>
    <w:rsid w:val="416A0094"/>
    <w:rsid w:val="42994C67"/>
    <w:rsid w:val="449A2091"/>
    <w:rsid w:val="44EB7EC5"/>
    <w:rsid w:val="46AA4DB5"/>
    <w:rsid w:val="46FD0756"/>
    <w:rsid w:val="472E6789"/>
    <w:rsid w:val="49A93507"/>
    <w:rsid w:val="4ABB138B"/>
    <w:rsid w:val="4B694266"/>
    <w:rsid w:val="4C04629E"/>
    <w:rsid w:val="4C3F01E3"/>
    <w:rsid w:val="4C9A45FB"/>
    <w:rsid w:val="4CC46E6D"/>
    <w:rsid w:val="4CD97335"/>
    <w:rsid w:val="4D9A2A86"/>
    <w:rsid w:val="4DB14FCE"/>
    <w:rsid w:val="4F42622C"/>
    <w:rsid w:val="51480ECA"/>
    <w:rsid w:val="523502EE"/>
    <w:rsid w:val="52E23187"/>
    <w:rsid w:val="54823FEF"/>
    <w:rsid w:val="54A200BC"/>
    <w:rsid w:val="54B05D00"/>
    <w:rsid w:val="56500AF4"/>
    <w:rsid w:val="58357513"/>
    <w:rsid w:val="58402928"/>
    <w:rsid w:val="5847678E"/>
    <w:rsid w:val="59032EB4"/>
    <w:rsid w:val="590B35CA"/>
    <w:rsid w:val="591E13CB"/>
    <w:rsid w:val="5A044CFA"/>
    <w:rsid w:val="5A740473"/>
    <w:rsid w:val="5BE13461"/>
    <w:rsid w:val="5C4F1F2E"/>
    <w:rsid w:val="5F936D9E"/>
    <w:rsid w:val="5FE3222B"/>
    <w:rsid w:val="61283254"/>
    <w:rsid w:val="61E45A98"/>
    <w:rsid w:val="61F94649"/>
    <w:rsid w:val="62B64D9C"/>
    <w:rsid w:val="63417567"/>
    <w:rsid w:val="636135D6"/>
    <w:rsid w:val="63B6760A"/>
    <w:rsid w:val="652C08C6"/>
    <w:rsid w:val="660A68E0"/>
    <w:rsid w:val="67557CBB"/>
    <w:rsid w:val="699022E4"/>
    <w:rsid w:val="6AE11800"/>
    <w:rsid w:val="6B884C00"/>
    <w:rsid w:val="6B98769A"/>
    <w:rsid w:val="6BDB212C"/>
    <w:rsid w:val="6BE05986"/>
    <w:rsid w:val="6C077347"/>
    <w:rsid w:val="6C687F05"/>
    <w:rsid w:val="6DBF7AD6"/>
    <w:rsid w:val="6E32225B"/>
    <w:rsid w:val="6E353EAF"/>
    <w:rsid w:val="6F5165F6"/>
    <w:rsid w:val="6F581A42"/>
    <w:rsid w:val="70536F37"/>
    <w:rsid w:val="72382EFA"/>
    <w:rsid w:val="753B15D0"/>
    <w:rsid w:val="75736A1D"/>
    <w:rsid w:val="75972F97"/>
    <w:rsid w:val="75A45871"/>
    <w:rsid w:val="75EF2FB8"/>
    <w:rsid w:val="762947E3"/>
    <w:rsid w:val="781970E8"/>
    <w:rsid w:val="79435530"/>
    <w:rsid w:val="79E87F3A"/>
    <w:rsid w:val="79F86C6B"/>
    <w:rsid w:val="7B2A5AA2"/>
    <w:rsid w:val="7BD76FF0"/>
    <w:rsid w:val="7C346B99"/>
    <w:rsid w:val="7C926D12"/>
    <w:rsid w:val="7CD34230"/>
    <w:rsid w:val="7CFE24C3"/>
    <w:rsid w:val="7DA17997"/>
    <w:rsid w:val="7DB7F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C0543"/>
  <w15:docId w15:val="{AAE1298B-6084-473F-A54D-10730E076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qFormat/>
    <w:pPr>
      <w:widowControl w:val="0"/>
      <w:spacing w:line="560" w:lineRule="exact"/>
      <w:ind w:firstLineChars="200" w:firstLine="420"/>
      <w:jc w:val="both"/>
    </w:pPr>
    <w:rPr>
      <w:rFonts w:cs="仿宋_GB2312"/>
      <w:kern w:val="2"/>
      <w:sz w:val="28"/>
      <w:szCs w:val="28"/>
    </w:rPr>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Normal (Web)"/>
    <w:basedOn w:val="a"/>
    <w:unhideWhenUsed/>
    <w:qFormat/>
    <w:pPr>
      <w:widowControl/>
      <w:spacing w:before="100" w:beforeAutospacing="1" w:after="100" w:afterAutospacing="1"/>
      <w:jc w:val="left"/>
    </w:pPr>
    <w:rPr>
      <w:rFonts w:ascii="宋体" w:hAnsi="宋体" w:cs="宋体"/>
      <w:kern w:val="0"/>
      <w:sz w:val="24"/>
    </w:rPr>
  </w:style>
  <w:style w:type="paragraph" w:styleId="a9">
    <w:name w:val="annotation subject"/>
    <w:basedOn w:val="a3"/>
    <w:next w:val="a3"/>
    <w:link w:val="aa"/>
    <w:qFormat/>
    <w:rPr>
      <w:b/>
      <w:bCs/>
    </w:rPr>
  </w:style>
  <w:style w:type="character" w:styleId="ab">
    <w:name w:val="page number"/>
    <w:qFormat/>
  </w:style>
  <w:style w:type="character" w:styleId="ac">
    <w:name w:val="annotation reference"/>
    <w:qFormat/>
    <w:rPr>
      <w:sz w:val="21"/>
      <w:szCs w:val="21"/>
    </w:rPr>
  </w:style>
  <w:style w:type="paragraph" w:customStyle="1" w:styleId="ad">
    <w:name w:val="样式 两端对齐"/>
    <w:basedOn w:val="a"/>
    <w:qFormat/>
    <w:rPr>
      <w:rFonts w:cs="宋体"/>
      <w:sz w:val="28"/>
      <w:szCs w:val="20"/>
    </w:rPr>
  </w:style>
  <w:style w:type="character" w:customStyle="1" w:styleId="a4">
    <w:name w:val="批注文字 字符"/>
    <w:link w:val="a3"/>
    <w:qFormat/>
    <w:rPr>
      <w:kern w:val="2"/>
      <w:sz w:val="21"/>
      <w:szCs w:val="24"/>
    </w:rPr>
  </w:style>
  <w:style w:type="character" w:customStyle="1" w:styleId="a6">
    <w:name w:val="批注框文本 字符"/>
    <w:link w:val="a5"/>
    <w:qFormat/>
    <w:rPr>
      <w:kern w:val="2"/>
      <w:sz w:val="18"/>
      <w:szCs w:val="18"/>
    </w:rPr>
  </w:style>
  <w:style w:type="character" w:customStyle="1" w:styleId="aa">
    <w:name w:val="批注主题 字符"/>
    <w:link w:val="a9"/>
    <w:qFormat/>
    <w:rPr>
      <w:b/>
      <w:bCs/>
      <w:kern w:val="2"/>
      <w:sz w:val="21"/>
      <w:szCs w:val="24"/>
    </w:rPr>
  </w:style>
  <w:style w:type="paragraph" w:customStyle="1" w:styleId="Style14">
    <w:name w:val="_Style 14"/>
    <w:uiPriority w:val="99"/>
    <w:unhideWhenUsed/>
    <w:qFormat/>
    <w:rPr>
      <w:kern w:val="2"/>
      <w:sz w:val="21"/>
      <w:szCs w:val="24"/>
    </w:rPr>
  </w:style>
  <w:style w:type="paragraph" w:styleId="ae">
    <w:name w:val="Revision"/>
    <w:hidden/>
    <w:uiPriority w:val="99"/>
    <w:unhideWhenUsed/>
    <w:rsid w:val="0006450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938</Words>
  <Characters>5350</Characters>
  <Application>Microsoft Office Word</Application>
  <DocSecurity>0</DocSecurity>
  <Lines>44</Lines>
  <Paragraphs>12</Paragraphs>
  <ScaleCrop>false</ScaleCrop>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dc:title>
  <dc:creator>yangtm</dc:creator>
  <cp:lastModifiedBy>Kexin</cp:lastModifiedBy>
  <cp:revision>1</cp:revision>
  <cp:lastPrinted>2024-06-04T16:13:00Z</cp:lastPrinted>
  <dcterms:created xsi:type="dcterms:W3CDTF">2024-02-07T10:26:00Z</dcterms:created>
  <dcterms:modified xsi:type="dcterms:W3CDTF">2026-08-26T01:05:00Z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20FFA087DB22467686111A4988BC82BE</vt:lpwstr>
  </property>
</Properties>
</file>