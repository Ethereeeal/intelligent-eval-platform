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FE320" w14:textId="77777777" w:rsidR="00BC412F" w:rsidRDefault="00000000">
      <w:pPr>
        <w:spacing w:line="480" w:lineRule="exact"/>
        <w:rPr>
          <w:rFonts w:ascii="仿宋_GB2312" w:eastAsia="仿宋_GB2312" w:hAnsi="宋体" w:cs="宋体" w:hint="eastAsia"/>
          <w:bCs/>
          <w:sz w:val="28"/>
          <w:szCs w:val="28"/>
        </w:rPr>
      </w:pPr>
      <w:r>
        <w:rPr>
          <w:rFonts w:ascii="黑体" w:eastAsia="黑体" w:hAnsi="黑体" w:cs="黑体" w:hint="eastAsia"/>
          <w:bCs/>
          <w:sz w:val="28"/>
          <w:szCs w:val="28"/>
        </w:rPr>
        <w:t>附件1</w:t>
      </w:r>
    </w:p>
    <w:p w14:paraId="7A594034" w14:textId="77777777" w:rsidR="00BC412F" w:rsidRDefault="00BC412F">
      <w:pPr>
        <w:spacing w:line="480" w:lineRule="exact"/>
        <w:rPr>
          <w:rFonts w:ascii="仿宋_GB2312" w:eastAsia="仿宋_GB2312" w:hAnsi="宋体" w:cs="宋体" w:hint="eastAsia"/>
          <w:bCs/>
          <w:sz w:val="28"/>
          <w:szCs w:val="28"/>
        </w:rPr>
      </w:pPr>
    </w:p>
    <w:p w14:paraId="4D00F537" w14:textId="12B468AA" w:rsidR="00BC412F" w:rsidRDefault="00000000">
      <w:pPr>
        <w:spacing w:line="480" w:lineRule="exact"/>
        <w:jc w:val="center"/>
        <w:rPr>
          <w:rFonts w:ascii="宋体"/>
          <w:b/>
          <w:bCs/>
          <w:kern w:val="0"/>
          <w:sz w:val="32"/>
          <w:szCs w:val="32"/>
        </w:rPr>
      </w:pPr>
      <w:del w:id="0" w:author="Kexin" w:date="2026-08-26T09:07:00Z">
        <w:r w:rsidDel="00012D87">
          <w:rPr>
            <w:rFonts w:ascii="宋体" w:hAnsi="宋体" w:cs="宋体" w:hint="eastAsia"/>
            <w:b/>
            <w:bCs/>
            <w:sz w:val="32"/>
            <w:szCs w:val="32"/>
          </w:rPr>
          <w:delText>上海</w:delText>
        </w:r>
        <w:r w:rsidDel="00012D87">
          <w:rPr>
            <w:rFonts w:ascii="宋体" w:hAnsi="宋体" w:cs="宋体" w:hint="eastAsia"/>
            <w:b/>
            <w:bCs/>
            <w:kern w:val="0"/>
            <w:sz w:val="32"/>
            <w:szCs w:val="32"/>
          </w:rPr>
          <w:delText>银行</w:delText>
        </w:r>
      </w:del>
      <w:ins w:id="1" w:author="Kexin" w:date="2026-08-26T09:07:00Z">
        <w:r w:rsidR="00012D87">
          <w:rPr>
            <w:rFonts w:ascii="宋体" w:hAnsi="宋体" w:cs="宋体" w:hint="eastAsia"/>
            <w:b/>
            <w:bCs/>
            <w:sz w:val="32"/>
            <w:szCs w:val="32"/>
          </w:rPr>
          <w:t>xx银行</w:t>
        </w:r>
      </w:ins>
      <w:r>
        <w:rPr>
          <w:rFonts w:ascii="宋体" w:hAnsi="宋体" w:cs="宋体" w:hint="eastAsia"/>
          <w:b/>
          <w:bCs/>
          <w:kern w:val="0"/>
          <w:sz w:val="32"/>
          <w:szCs w:val="32"/>
        </w:rPr>
        <w:t>单位结构性存款质押授信业务操作规程（2</w:t>
      </w:r>
      <w:r>
        <w:rPr>
          <w:rFonts w:ascii="宋体" w:hAnsi="宋体" w:cs="宋体"/>
          <w:b/>
          <w:bCs/>
          <w:kern w:val="0"/>
          <w:sz w:val="32"/>
          <w:szCs w:val="32"/>
        </w:rPr>
        <w:t>02</w:t>
      </w:r>
      <w:r>
        <w:rPr>
          <w:rFonts w:ascii="宋体" w:hAnsi="宋体" w:cs="宋体" w:hint="eastAsia"/>
          <w:b/>
          <w:bCs/>
          <w:kern w:val="0"/>
          <w:sz w:val="32"/>
          <w:szCs w:val="32"/>
        </w:rPr>
        <w:t>5年版）</w:t>
      </w:r>
    </w:p>
    <w:p w14:paraId="38CC0F3B" w14:textId="77777777" w:rsidR="00BC412F" w:rsidDel="00012D87" w:rsidRDefault="00BC412F">
      <w:pPr>
        <w:snapToGrid w:val="0"/>
        <w:spacing w:line="480" w:lineRule="exact"/>
        <w:rPr>
          <w:del w:id="2" w:author="Kexin" w:date="2026-08-26T09:07:00Z"/>
          <w:rFonts w:ascii="楷体" w:eastAsia="楷体" w:hAnsi="楷体" w:cs="楷体" w:hint="eastAsia"/>
          <w:b/>
          <w:bCs/>
          <w:sz w:val="32"/>
          <w:szCs w:val="32"/>
        </w:rPr>
      </w:pPr>
    </w:p>
    <w:p w14:paraId="07711285" w14:textId="7C1F0044" w:rsidR="00BC412F" w:rsidDel="00012D87" w:rsidRDefault="00000000">
      <w:pPr>
        <w:snapToGrid w:val="0"/>
        <w:spacing w:line="480" w:lineRule="exact"/>
        <w:rPr>
          <w:del w:id="3" w:author="Kexin" w:date="2026-08-26T09:07:00Z"/>
          <w:rFonts w:ascii="楷体" w:eastAsia="楷体" w:hAnsi="楷体" w:cs="楷体" w:hint="eastAsia"/>
          <w:sz w:val="28"/>
          <w:szCs w:val="28"/>
        </w:rPr>
      </w:pPr>
      <w:del w:id="4" w:author="Kexin" w:date="2026-08-26T09:07:00Z">
        <w:r w:rsidDel="00012D87">
          <w:rPr>
            <w:rFonts w:ascii="楷体" w:eastAsia="楷体" w:hAnsi="楷体" w:cs="楷体" w:hint="eastAsia"/>
            <w:b/>
            <w:bCs/>
            <w:sz w:val="28"/>
            <w:szCs w:val="28"/>
          </w:rPr>
          <w:delText>【拟稿部门】</w:delText>
        </w:r>
        <w:r w:rsidDel="00012D87">
          <w:rPr>
            <w:rFonts w:ascii="楷体" w:eastAsia="楷体" w:hAnsi="楷体" w:cs="楷体" w:hint="eastAsia"/>
            <w:sz w:val="28"/>
            <w:szCs w:val="28"/>
          </w:rPr>
          <w:delText>总行公司业务部</w:delText>
        </w:r>
      </w:del>
    </w:p>
    <w:p w14:paraId="17E021C1" w14:textId="1B62CBCC" w:rsidR="00BC412F" w:rsidDel="00012D87" w:rsidRDefault="00000000">
      <w:pPr>
        <w:snapToGrid w:val="0"/>
        <w:spacing w:line="480" w:lineRule="exact"/>
        <w:rPr>
          <w:del w:id="5" w:author="Kexin" w:date="2026-08-26T09:07:00Z"/>
          <w:rFonts w:ascii="楷体" w:eastAsia="楷体" w:hAnsi="楷体" w:cs="楷体" w:hint="eastAsia"/>
          <w:sz w:val="28"/>
          <w:szCs w:val="28"/>
        </w:rPr>
      </w:pPr>
      <w:del w:id="6" w:author="Kexin" w:date="2026-08-26T09:07:00Z">
        <w:r w:rsidDel="00012D87">
          <w:rPr>
            <w:rFonts w:ascii="楷体" w:eastAsia="楷体" w:hAnsi="楷体" w:cs="楷体" w:hint="eastAsia"/>
            <w:b/>
            <w:bCs/>
            <w:sz w:val="28"/>
            <w:szCs w:val="28"/>
          </w:rPr>
          <w:delText>【发布文号】</w:delText>
        </w:r>
        <w:r w:rsidDel="00012D87">
          <w:rPr>
            <w:rFonts w:ascii="楷体" w:eastAsia="楷体" w:hAnsi="楷体" w:cs="楷体" w:hint="eastAsia"/>
            <w:sz w:val="28"/>
            <w:szCs w:val="28"/>
          </w:rPr>
          <w:delText>上银办〔2025〕148号</w:delText>
        </w:r>
      </w:del>
    </w:p>
    <w:p w14:paraId="0C7BADC0" w14:textId="2FD7241E" w:rsidR="00BC412F" w:rsidDel="00012D87" w:rsidRDefault="00000000">
      <w:pPr>
        <w:snapToGrid w:val="0"/>
        <w:spacing w:line="480" w:lineRule="exact"/>
        <w:rPr>
          <w:del w:id="7" w:author="Kexin" w:date="2026-08-26T09:07:00Z"/>
          <w:rFonts w:ascii="楷体" w:eastAsia="楷体" w:hAnsi="楷体" w:cs="楷体" w:hint="eastAsia"/>
          <w:sz w:val="28"/>
          <w:szCs w:val="28"/>
        </w:rPr>
      </w:pPr>
      <w:del w:id="8" w:author="Kexin" w:date="2026-08-26T09:07:00Z">
        <w:r w:rsidDel="00012D87">
          <w:rPr>
            <w:rFonts w:ascii="楷体" w:eastAsia="楷体" w:hAnsi="楷体" w:cs="楷体" w:hint="eastAsia"/>
            <w:b/>
            <w:bCs/>
            <w:sz w:val="28"/>
            <w:szCs w:val="28"/>
          </w:rPr>
          <w:delText>【印发日期】</w:delText>
        </w:r>
        <w:r w:rsidDel="00012D87">
          <w:rPr>
            <w:rFonts w:ascii="楷体" w:eastAsia="楷体" w:hAnsi="楷体" w:cs="楷体" w:hint="eastAsia"/>
            <w:sz w:val="28"/>
            <w:szCs w:val="28"/>
          </w:rPr>
          <w:delText>2025年7月17日</w:delText>
        </w:r>
      </w:del>
    </w:p>
    <w:p w14:paraId="7FC560E8" w14:textId="4379D36D" w:rsidR="00BC412F" w:rsidDel="00012D87" w:rsidRDefault="00000000">
      <w:pPr>
        <w:snapToGrid w:val="0"/>
        <w:spacing w:line="480" w:lineRule="exact"/>
        <w:rPr>
          <w:del w:id="9" w:author="Kexin" w:date="2026-08-26T09:07:00Z"/>
          <w:rFonts w:ascii="楷体" w:eastAsia="楷体" w:hAnsi="楷体" w:cs="楷体" w:hint="eastAsia"/>
          <w:sz w:val="28"/>
          <w:szCs w:val="28"/>
        </w:rPr>
      </w:pPr>
      <w:del w:id="10" w:author="Kexin" w:date="2026-08-26T09:07:00Z">
        <w:r w:rsidDel="00012D87">
          <w:rPr>
            <w:rFonts w:ascii="楷体" w:eastAsia="楷体" w:hAnsi="楷体" w:cs="楷体" w:hint="eastAsia"/>
            <w:b/>
            <w:bCs/>
            <w:sz w:val="28"/>
            <w:szCs w:val="28"/>
          </w:rPr>
          <w:delText>【生效日期】</w:delText>
        </w:r>
        <w:r w:rsidDel="00012D87">
          <w:rPr>
            <w:rFonts w:ascii="楷体" w:eastAsia="楷体" w:hAnsi="楷体" w:cs="楷体" w:hint="eastAsia"/>
            <w:sz w:val="28"/>
            <w:szCs w:val="28"/>
          </w:rPr>
          <w:delText>2025年7月17日</w:delText>
        </w:r>
      </w:del>
    </w:p>
    <w:p w14:paraId="5223B365" w14:textId="0305ABCF" w:rsidR="00BC412F" w:rsidDel="00012D87" w:rsidRDefault="00000000">
      <w:pPr>
        <w:snapToGrid w:val="0"/>
        <w:spacing w:line="480" w:lineRule="exact"/>
        <w:rPr>
          <w:del w:id="11" w:author="Kexin" w:date="2026-08-26T09:07:00Z"/>
          <w:rFonts w:ascii="楷体" w:eastAsia="楷体" w:hAnsi="楷体" w:cs="楷体" w:hint="eastAsia"/>
          <w:sz w:val="28"/>
          <w:szCs w:val="28"/>
        </w:rPr>
      </w:pPr>
      <w:del w:id="12" w:author="Kexin" w:date="2026-08-26T09:07:00Z">
        <w:r w:rsidDel="00012D87">
          <w:rPr>
            <w:rFonts w:ascii="楷体" w:eastAsia="楷体" w:hAnsi="楷体" w:cs="楷体" w:hint="eastAsia"/>
            <w:sz w:val="28"/>
            <w:szCs w:val="28"/>
          </w:rPr>
          <w:delText>【</w:delText>
        </w:r>
        <w:r w:rsidDel="00012D87">
          <w:rPr>
            <w:rFonts w:ascii="楷体" w:eastAsia="楷体" w:hAnsi="楷体" w:cs="楷体" w:hint="eastAsia"/>
            <w:b/>
            <w:sz w:val="28"/>
            <w:szCs w:val="28"/>
          </w:rPr>
          <w:delText>规章类型</w:delText>
        </w:r>
        <w:r w:rsidDel="00012D87">
          <w:rPr>
            <w:rFonts w:ascii="楷体" w:eastAsia="楷体" w:hAnsi="楷体" w:cs="楷体" w:hint="eastAsia"/>
            <w:sz w:val="28"/>
            <w:szCs w:val="28"/>
          </w:rPr>
          <w:delText>】规程类</w:delText>
        </w:r>
      </w:del>
    </w:p>
    <w:p w14:paraId="3EA60122" w14:textId="09EA5C62" w:rsidR="00BC412F" w:rsidDel="00012D87" w:rsidRDefault="00000000">
      <w:pPr>
        <w:snapToGrid w:val="0"/>
        <w:spacing w:line="480" w:lineRule="exact"/>
        <w:rPr>
          <w:del w:id="13" w:author="Kexin" w:date="2026-08-26T09:07:00Z"/>
          <w:rFonts w:ascii="楷体" w:eastAsia="楷体" w:hAnsi="楷体" w:cs="楷体" w:hint="eastAsia"/>
          <w:sz w:val="28"/>
          <w:szCs w:val="28"/>
        </w:rPr>
      </w:pPr>
      <w:del w:id="14" w:author="Kexin" w:date="2026-08-26T09:07:00Z">
        <w:r w:rsidDel="00012D87">
          <w:rPr>
            <w:rFonts w:ascii="楷体" w:eastAsia="楷体" w:hAnsi="楷体" w:cs="楷体" w:hint="eastAsia"/>
            <w:b/>
            <w:bCs/>
            <w:sz w:val="28"/>
            <w:szCs w:val="28"/>
          </w:rPr>
          <w:delText>【规章层级】</w:delText>
        </w:r>
        <w:r w:rsidDel="00012D87">
          <w:rPr>
            <w:rFonts w:ascii="楷体" w:eastAsia="楷体" w:hAnsi="楷体" w:cs="楷体" w:hint="eastAsia"/>
            <w:sz w:val="28"/>
            <w:szCs w:val="28"/>
          </w:rPr>
          <w:delText>操作规章</w:delText>
        </w:r>
      </w:del>
    </w:p>
    <w:p w14:paraId="01864E38" w14:textId="49892BA8" w:rsidR="00BC412F" w:rsidDel="00012D87" w:rsidRDefault="00000000">
      <w:pPr>
        <w:autoSpaceDE w:val="0"/>
        <w:autoSpaceDN w:val="0"/>
        <w:snapToGrid w:val="0"/>
        <w:spacing w:line="480" w:lineRule="exact"/>
        <w:rPr>
          <w:del w:id="15" w:author="Kexin" w:date="2026-08-26T09:07:00Z"/>
          <w:rFonts w:ascii="楷体" w:eastAsia="楷体" w:hAnsi="楷体" w:cs="楷体" w:hint="eastAsia"/>
          <w:sz w:val="28"/>
          <w:szCs w:val="28"/>
        </w:rPr>
      </w:pPr>
      <w:del w:id="16" w:author="Kexin" w:date="2026-08-26T09:07:00Z">
        <w:r w:rsidDel="00012D87">
          <w:rPr>
            <w:rFonts w:ascii="楷体" w:eastAsia="楷体" w:hAnsi="楷体" w:cs="楷体" w:hint="eastAsia"/>
            <w:b/>
            <w:bCs/>
            <w:sz w:val="28"/>
            <w:szCs w:val="28"/>
          </w:rPr>
          <w:delText>【汇编定位】</w:delText>
        </w:r>
        <w:r w:rsidDel="00012D87">
          <w:rPr>
            <w:rFonts w:ascii="楷体" w:eastAsia="楷体" w:hAnsi="楷体" w:cs="楷体" w:hint="eastAsia"/>
            <w:sz w:val="28"/>
            <w:szCs w:val="28"/>
          </w:rPr>
          <w:delText>产品管理－公司业务－授信担保</w:delText>
        </w:r>
      </w:del>
    </w:p>
    <w:p w14:paraId="18737E28" w14:textId="31AD4583" w:rsidR="00BC412F" w:rsidDel="00012D87" w:rsidRDefault="00000000">
      <w:pPr>
        <w:autoSpaceDE w:val="0"/>
        <w:autoSpaceDN w:val="0"/>
        <w:snapToGrid w:val="0"/>
        <w:spacing w:line="480" w:lineRule="exact"/>
        <w:rPr>
          <w:del w:id="17" w:author="Kexin" w:date="2026-08-26T09:07:00Z"/>
          <w:rFonts w:ascii="楷体" w:eastAsia="楷体" w:hAnsi="楷体" w:cs="楷体" w:hint="eastAsia"/>
          <w:sz w:val="28"/>
          <w:szCs w:val="28"/>
        </w:rPr>
      </w:pPr>
      <w:del w:id="18" w:author="Kexin" w:date="2026-08-26T09:07:00Z">
        <w:r w:rsidDel="00012D87">
          <w:rPr>
            <w:rFonts w:ascii="楷体" w:eastAsia="楷体" w:hAnsi="楷体" w:cs="楷体" w:hint="eastAsia"/>
            <w:sz w:val="28"/>
            <w:szCs w:val="28"/>
          </w:rPr>
          <w:delText>【</w:delText>
        </w:r>
        <w:r w:rsidDel="00012D87">
          <w:rPr>
            <w:rFonts w:ascii="楷体" w:eastAsia="楷体" w:hAnsi="楷体" w:cs="楷体" w:hint="eastAsia"/>
            <w:b/>
            <w:sz w:val="28"/>
            <w:szCs w:val="28"/>
          </w:rPr>
          <w:delText>版 本 号</w:delText>
        </w:r>
        <w:r w:rsidDel="00012D87">
          <w:rPr>
            <w:rFonts w:ascii="楷体" w:eastAsia="楷体" w:hAnsi="楷体" w:cs="楷体" w:hint="eastAsia"/>
            <w:sz w:val="28"/>
            <w:szCs w:val="28"/>
          </w:rPr>
          <w:delText>】2025030</w:delText>
        </w:r>
      </w:del>
    </w:p>
    <w:p w14:paraId="21BB86C5" w14:textId="77777777" w:rsidR="00BC412F" w:rsidRDefault="00BC412F">
      <w:pPr>
        <w:autoSpaceDE w:val="0"/>
        <w:autoSpaceDN w:val="0"/>
        <w:snapToGrid w:val="0"/>
        <w:spacing w:line="480" w:lineRule="exact"/>
        <w:rPr>
          <w:rFonts w:ascii="黑体" w:eastAsia="黑体"/>
          <w:kern w:val="0"/>
          <w:sz w:val="24"/>
          <w:szCs w:val="24"/>
        </w:rPr>
      </w:pPr>
    </w:p>
    <w:p w14:paraId="322E086D" w14:textId="77777777" w:rsidR="00BC412F" w:rsidRDefault="00000000">
      <w:pPr>
        <w:snapToGrid w:val="0"/>
        <w:spacing w:line="480" w:lineRule="exact"/>
        <w:jc w:val="center"/>
        <w:outlineLvl w:val="0"/>
        <w:rPr>
          <w:rFonts w:ascii="黑体" w:eastAsia="黑体" w:hAnsi="Garamond"/>
          <w:bCs/>
          <w:sz w:val="28"/>
          <w:szCs w:val="28"/>
        </w:rPr>
      </w:pPr>
      <w:r>
        <w:rPr>
          <w:rFonts w:ascii="黑体" w:eastAsia="黑体" w:hAnsi="Garamond" w:cs="仿宋_GB2312" w:hint="eastAsia"/>
          <w:bCs/>
          <w:sz w:val="28"/>
          <w:szCs w:val="28"/>
        </w:rPr>
        <w:t>第一章  总  则</w:t>
      </w:r>
    </w:p>
    <w:p w14:paraId="2B05F90E" w14:textId="77777777" w:rsidR="00BC412F" w:rsidRDefault="00BC412F">
      <w:pPr>
        <w:autoSpaceDE w:val="0"/>
        <w:autoSpaceDN w:val="0"/>
        <w:snapToGrid w:val="0"/>
        <w:spacing w:line="480" w:lineRule="exact"/>
        <w:rPr>
          <w:rFonts w:ascii="黑体" w:eastAsia="黑体"/>
          <w:kern w:val="0"/>
          <w:sz w:val="24"/>
          <w:szCs w:val="24"/>
        </w:rPr>
      </w:pPr>
    </w:p>
    <w:p w14:paraId="1F3059CE"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第一条  目的依据</w:t>
      </w:r>
    </w:p>
    <w:p w14:paraId="1CF1E926"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为丰富我行对公产品业务品种，满足客户需求，规范业务管理，根据《动产和权利担保统一登记办法》（中国人民银行令〔2021〕第7号）等法律法规和我行相关授信管理制度，制订本操作规程。</w:t>
      </w:r>
    </w:p>
    <w:p w14:paraId="078A2692"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第二条  适用范围</w:t>
      </w:r>
    </w:p>
    <w:p w14:paraId="59F65D02"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本操作规程适用于对公客户单位结构性存款质押授信业务的申请、调查和审批、签约、提款申请、放款、贷后管理、额度提前终止等流程。</w:t>
      </w:r>
    </w:p>
    <w:p w14:paraId="5B5AED21"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第三条  基本定义</w:t>
      </w:r>
    </w:p>
    <w:p w14:paraId="4A47F396"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操作规程所称的单位结构性存款质押授信，是指授信申请人（以下简称申请人）将其自有或以第三方（不含境外主体）向我行认购的本币单位结构性存款及其收益（权）质押给我行；或将其自有向我行认购的外币单位结构性存款及其收益（权）质押给我行，从我行获得授信的业务。申请人无法履行</w:t>
      </w:r>
      <w:proofErr w:type="gramStart"/>
      <w:r>
        <w:rPr>
          <w:rFonts w:ascii="仿宋" w:eastAsia="仿宋" w:hAnsi="仿宋" w:cs="仿宋" w:hint="eastAsia"/>
          <w:sz w:val="28"/>
          <w:szCs w:val="28"/>
        </w:rPr>
        <w:t>授信项下</w:t>
      </w:r>
      <w:proofErr w:type="gramEnd"/>
      <w:r>
        <w:rPr>
          <w:rFonts w:ascii="仿宋" w:eastAsia="仿宋" w:hAnsi="仿宋" w:cs="仿宋" w:hint="eastAsia"/>
          <w:sz w:val="28"/>
          <w:szCs w:val="28"/>
        </w:rPr>
        <w:t>还款义务时，我行可直接扣划结构性存款变现后的款项用于归还授信本息及相关费用。</w:t>
      </w:r>
    </w:p>
    <w:p w14:paraId="4558B136"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本操作规程所称的单位结构性存款质押授信额度，是指我行向申请人提供的结构性存款质押授信最高限额。</w:t>
      </w:r>
    </w:p>
    <w:p w14:paraId="769337C9" w14:textId="77777777" w:rsidR="00BC412F" w:rsidRDefault="00000000">
      <w:pPr>
        <w:snapToGrid w:val="0"/>
        <w:spacing w:line="480" w:lineRule="exact"/>
        <w:ind w:firstLineChars="200" w:firstLine="552"/>
        <w:rPr>
          <w:rFonts w:ascii="仿宋" w:eastAsia="仿宋" w:hAnsi="仿宋" w:cs="仿宋" w:hint="eastAsia"/>
          <w:spacing w:val="-2"/>
          <w:sz w:val="28"/>
          <w:szCs w:val="28"/>
        </w:rPr>
      </w:pPr>
      <w:r>
        <w:rPr>
          <w:rFonts w:ascii="仿宋" w:eastAsia="仿宋" w:hAnsi="仿宋" w:cs="仿宋" w:hint="eastAsia"/>
          <w:spacing w:val="-2"/>
          <w:sz w:val="28"/>
          <w:szCs w:val="28"/>
        </w:rPr>
        <w:t>本操作规程所称的出质人，是指将其向我行认购的单位结构性存款及其收益（权）质押给我行作为申请人还款担保的企事业单位、其他经济组织。</w:t>
      </w:r>
    </w:p>
    <w:p w14:paraId="08D00BB0"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本规程所称经营单位，是指总行营业部、各分行。</w:t>
      </w:r>
    </w:p>
    <w:p w14:paraId="305D278B" w14:textId="77777777" w:rsidR="00BC412F" w:rsidRDefault="00000000">
      <w:pPr>
        <w:spacing w:line="480" w:lineRule="exact"/>
        <w:ind w:firstLineChars="200" w:firstLine="560"/>
        <w:rPr>
          <w:rFonts w:ascii="仿宋" w:eastAsia="仿宋" w:hAnsi="仿宋" w:cs="仿宋" w:hint="eastAsia"/>
          <w:spacing w:val="-2"/>
          <w:sz w:val="28"/>
          <w:szCs w:val="28"/>
        </w:rPr>
      </w:pPr>
      <w:r>
        <w:rPr>
          <w:rFonts w:ascii="仿宋" w:eastAsia="仿宋" w:hAnsi="仿宋" w:cs="仿宋" w:hint="eastAsia"/>
          <w:sz w:val="28"/>
          <w:szCs w:val="28"/>
        </w:rPr>
        <w:t>本规程所称经办行，是指各经营单位的直属营销团队及辖属支行。</w:t>
      </w:r>
    </w:p>
    <w:p w14:paraId="00C2D9B7"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第四条  业务管理</w:t>
      </w:r>
    </w:p>
    <w:p w14:paraId="4E26E944"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单位结构性存款质押授信纳入我行对申请人的统一授信管理。授信业务品种包括流动资金贷款、票据承兑、信用证开证等各类本外币、表内外</w:t>
      </w:r>
      <w:r>
        <w:rPr>
          <w:rFonts w:ascii="仿宋" w:eastAsia="仿宋" w:hAnsi="仿宋" w:cs="仿宋" w:hint="eastAsia"/>
          <w:sz w:val="28"/>
          <w:szCs w:val="28"/>
        </w:rPr>
        <w:lastRenderedPageBreak/>
        <w:t>授信业务。具体业务操作按照本操作规程及授信额度下我行相关授信业务规定执行。</w:t>
      </w:r>
    </w:p>
    <w:p w14:paraId="45CFC0DA" w14:textId="77777777" w:rsidR="00BC412F" w:rsidRDefault="00BC412F">
      <w:pPr>
        <w:autoSpaceDE w:val="0"/>
        <w:autoSpaceDN w:val="0"/>
        <w:snapToGrid w:val="0"/>
        <w:spacing w:line="480" w:lineRule="exact"/>
        <w:rPr>
          <w:rFonts w:ascii="宋体"/>
          <w:kern w:val="0"/>
          <w:sz w:val="24"/>
          <w:szCs w:val="24"/>
        </w:rPr>
      </w:pPr>
    </w:p>
    <w:p w14:paraId="4E2646C2" w14:textId="77777777" w:rsidR="00BC412F" w:rsidRDefault="00000000">
      <w:pPr>
        <w:snapToGrid w:val="0"/>
        <w:spacing w:line="480" w:lineRule="exact"/>
        <w:jc w:val="center"/>
        <w:outlineLvl w:val="0"/>
        <w:rPr>
          <w:rFonts w:ascii="黑体" w:eastAsia="黑体" w:hAnsi="Garamond"/>
          <w:bCs/>
          <w:sz w:val="28"/>
          <w:szCs w:val="28"/>
        </w:rPr>
      </w:pPr>
      <w:r>
        <w:rPr>
          <w:rFonts w:ascii="黑体" w:eastAsia="黑体" w:hAnsi="Garamond" w:cs="仿宋_GB2312" w:hint="eastAsia"/>
          <w:bCs/>
          <w:sz w:val="28"/>
          <w:szCs w:val="28"/>
        </w:rPr>
        <w:t>第二章  业务要求</w:t>
      </w:r>
    </w:p>
    <w:p w14:paraId="2D7558F8" w14:textId="77777777" w:rsidR="00BC412F" w:rsidRDefault="00BC412F">
      <w:pPr>
        <w:autoSpaceDE w:val="0"/>
        <w:autoSpaceDN w:val="0"/>
        <w:snapToGrid w:val="0"/>
        <w:spacing w:line="480" w:lineRule="exact"/>
        <w:rPr>
          <w:rFonts w:ascii="黑体" w:eastAsia="黑体"/>
          <w:kern w:val="0"/>
          <w:sz w:val="24"/>
          <w:szCs w:val="24"/>
        </w:rPr>
      </w:pPr>
    </w:p>
    <w:p w14:paraId="09E2E96E" w14:textId="77777777" w:rsidR="00BC412F" w:rsidRDefault="00000000">
      <w:pPr>
        <w:snapToGrid w:val="0"/>
        <w:spacing w:line="480" w:lineRule="exact"/>
        <w:ind w:firstLineChars="200" w:firstLine="562"/>
        <w:outlineLvl w:val="0"/>
        <w:rPr>
          <w:rFonts w:ascii="仿宋" w:eastAsia="仿宋" w:hAnsi="仿宋" w:cs="仿宋" w:hint="eastAsia"/>
          <w:kern w:val="0"/>
          <w:sz w:val="28"/>
          <w:szCs w:val="28"/>
        </w:rPr>
      </w:pPr>
      <w:r>
        <w:rPr>
          <w:rFonts w:ascii="仿宋" w:eastAsia="仿宋" w:hAnsi="仿宋" w:cs="仿宋" w:hint="eastAsia"/>
          <w:b/>
          <w:bCs/>
          <w:sz w:val="28"/>
          <w:szCs w:val="28"/>
        </w:rPr>
        <w:t>第五条  授信申请人</w:t>
      </w:r>
    </w:p>
    <w:p w14:paraId="6121D170"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申请人应为具备以下条件的企事业单位、其他经济组织：</w:t>
      </w:r>
    </w:p>
    <w:p w14:paraId="696CA388"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（一）申请人依法设立，经国家工商行政管理机关或主管机关核准登记。</w:t>
      </w:r>
    </w:p>
    <w:p w14:paraId="07CA7D30"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（二）申请人生产经营合法、合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；所从事的商品生产及流通经营或其他劳务、服务性经营符合营业执照、经营许可证规定的范围。</w:t>
      </w:r>
    </w:p>
    <w:p w14:paraId="7E3159AC"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（三）申请人具有持续经营能力，有合法的还款来源。</w:t>
      </w:r>
    </w:p>
    <w:p w14:paraId="464A2760"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（四）申请人具有规范健全的财务制度。</w:t>
      </w:r>
    </w:p>
    <w:p w14:paraId="25D56C83"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（五）各项资产权属清晰，周转正常，无不良信用记录，无重大诉讼或纠纷记录。</w:t>
      </w:r>
    </w:p>
    <w:p w14:paraId="07B0A0E1"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（六）原则上应为总行级重点客户或我行信用评级为BBB级（含）以上的客户。</w:t>
      </w:r>
    </w:p>
    <w:p w14:paraId="1E188F90"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（七）我行认为的其他条件。</w:t>
      </w:r>
    </w:p>
    <w:p w14:paraId="2F484727" w14:textId="77777777" w:rsidR="00BC412F" w:rsidRDefault="00000000">
      <w:pPr>
        <w:spacing w:line="480" w:lineRule="exact"/>
        <w:ind w:firstLineChars="200" w:firstLine="562"/>
        <w:rPr>
          <w:rFonts w:ascii="仿宋" w:eastAsia="仿宋" w:hAnsi="仿宋" w:cs="仿宋" w:hint="eastAsia"/>
          <w:b/>
          <w:bCs/>
          <w:sz w:val="28"/>
          <w:szCs w:val="28"/>
        </w:rPr>
      </w:pPr>
      <w:r>
        <w:rPr>
          <w:rFonts w:ascii="仿宋" w:eastAsia="仿宋" w:hAnsi="仿宋" w:cs="仿宋" w:hint="eastAsia"/>
          <w:b/>
          <w:bCs/>
          <w:sz w:val="28"/>
          <w:szCs w:val="28"/>
        </w:rPr>
        <w:t>第六条  授信条件</w:t>
      </w:r>
    </w:p>
    <w:p w14:paraId="02DE73B8" w14:textId="77777777" w:rsidR="00BC412F" w:rsidRDefault="00000000">
      <w:pPr>
        <w:spacing w:line="480" w:lineRule="exact"/>
        <w:ind w:firstLineChars="200" w:firstLine="560"/>
        <w:rPr>
          <w:rFonts w:ascii="仿宋" w:eastAsia="仿宋" w:hAnsi="仿宋" w:cs="仿宋" w:hint="eastAsia"/>
          <w:bCs/>
          <w:sz w:val="28"/>
          <w:szCs w:val="28"/>
        </w:rPr>
      </w:pPr>
      <w:r>
        <w:rPr>
          <w:rFonts w:ascii="仿宋" w:eastAsia="仿宋" w:hAnsi="仿宋" w:cs="仿宋" w:hint="eastAsia"/>
          <w:bCs/>
          <w:sz w:val="28"/>
          <w:szCs w:val="28"/>
        </w:rPr>
        <w:t>申请单位结构性存款质押授信业务应符合以下授信条件：</w:t>
      </w:r>
    </w:p>
    <w:p w14:paraId="2B0A1770"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（一）购买</w:t>
      </w:r>
      <w:r>
        <w:rPr>
          <w:rFonts w:ascii="仿宋" w:eastAsia="仿宋" w:hAnsi="仿宋" w:cs="仿宋" w:hint="eastAsia"/>
          <w:bCs/>
          <w:sz w:val="28"/>
          <w:szCs w:val="28"/>
        </w:rPr>
        <w:t>结构性存款</w:t>
      </w:r>
      <w:r>
        <w:rPr>
          <w:rFonts w:ascii="仿宋" w:eastAsia="仿宋" w:hAnsi="仿宋" w:cs="仿宋" w:hint="eastAsia"/>
          <w:sz w:val="28"/>
          <w:szCs w:val="28"/>
        </w:rPr>
        <w:t>的资金为出质人合法所得，不可为我行/他行信贷资金，</w:t>
      </w:r>
      <w:r>
        <w:rPr>
          <w:rFonts w:ascii="仿宋" w:eastAsia="仿宋" w:hAnsi="仿宋" w:cs="仿宋" w:hint="eastAsia"/>
          <w:bCs/>
          <w:sz w:val="28"/>
          <w:szCs w:val="28"/>
        </w:rPr>
        <w:t>结构性存款</w:t>
      </w:r>
      <w:r>
        <w:rPr>
          <w:rFonts w:ascii="仿宋" w:eastAsia="仿宋" w:hAnsi="仿宋" w:cs="仿宋" w:hint="eastAsia"/>
          <w:sz w:val="28"/>
          <w:szCs w:val="28"/>
        </w:rPr>
        <w:t>属于出质人所有，权属清晰，不存在所有权争议和民事纠纷，未办理过任何形式的质押担保；结构性存款币种为外币时，出质人外汇来源应合法合</w:t>
      </w:r>
      <w:proofErr w:type="gramStart"/>
      <w:r>
        <w:rPr>
          <w:rFonts w:ascii="仿宋" w:eastAsia="仿宋" w:hAnsi="仿宋" w:cs="仿宋" w:hint="eastAsia"/>
          <w:sz w:val="28"/>
          <w:szCs w:val="28"/>
        </w:rPr>
        <w:t>规</w:t>
      </w:r>
      <w:proofErr w:type="gramEnd"/>
      <w:r>
        <w:rPr>
          <w:rFonts w:ascii="仿宋" w:eastAsia="仿宋" w:hAnsi="仿宋" w:cs="仿宋" w:hint="eastAsia"/>
          <w:sz w:val="28"/>
          <w:szCs w:val="28"/>
        </w:rPr>
        <w:t>。</w:t>
      </w:r>
    </w:p>
    <w:p w14:paraId="3D31E301"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（二）用于出质的</w:t>
      </w:r>
      <w:r>
        <w:rPr>
          <w:rFonts w:ascii="仿宋" w:eastAsia="仿宋" w:hAnsi="仿宋" w:cs="仿宋" w:hint="eastAsia"/>
          <w:bCs/>
          <w:sz w:val="28"/>
          <w:szCs w:val="28"/>
        </w:rPr>
        <w:t>结构性存款</w:t>
      </w:r>
      <w:r>
        <w:rPr>
          <w:rFonts w:ascii="仿宋" w:eastAsia="仿宋" w:hAnsi="仿宋" w:cs="仿宋" w:hint="eastAsia"/>
          <w:sz w:val="28"/>
          <w:szCs w:val="28"/>
        </w:rPr>
        <w:t>应为我行发售的单位结构性存款。</w:t>
      </w:r>
    </w:p>
    <w:p w14:paraId="3DDE7A80"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（三）客户公司章程等相关协议中没有对</w:t>
      </w:r>
      <w:r>
        <w:rPr>
          <w:rFonts w:ascii="仿宋" w:eastAsia="仿宋" w:hAnsi="仿宋" w:cs="仿宋" w:hint="eastAsia"/>
          <w:bCs/>
          <w:sz w:val="28"/>
          <w:szCs w:val="28"/>
        </w:rPr>
        <w:t>结构性存款</w:t>
      </w:r>
      <w:r>
        <w:rPr>
          <w:rFonts w:ascii="仿宋" w:eastAsia="仿宋" w:hAnsi="仿宋" w:cs="仿宋" w:hint="eastAsia"/>
          <w:sz w:val="28"/>
          <w:szCs w:val="28"/>
        </w:rPr>
        <w:t>办理质押的限制性条款。</w:t>
      </w:r>
    </w:p>
    <w:p w14:paraId="1B0E51E0"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（四）若结构性存款币种为外币，授信产品为人民币时，出质的外汇资金来源仅限于经常项目外汇账户（出口收汇待核查账户除外）内的资金</w:t>
      </w:r>
      <w:r>
        <w:rPr>
          <w:rFonts w:ascii="仿宋" w:eastAsia="仿宋" w:hAnsi="仿宋" w:cs="仿宋" w:hint="eastAsia"/>
          <w:sz w:val="28"/>
          <w:szCs w:val="28"/>
        </w:rPr>
        <w:lastRenderedPageBreak/>
        <w:t>或自由贸易账户内按我国的外汇管理相关规定可以结汇的资金。</w:t>
      </w:r>
    </w:p>
    <w:p w14:paraId="0F67BBE5"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（五）若以</w:t>
      </w:r>
      <w:r>
        <w:rPr>
          <w:rFonts w:ascii="仿宋" w:eastAsia="仿宋" w:hAnsi="仿宋" w:cs="仿宋" w:hint="eastAsia"/>
          <w:bCs/>
          <w:sz w:val="28"/>
          <w:szCs w:val="28"/>
        </w:rPr>
        <w:t>结构性存款</w:t>
      </w:r>
      <w:r>
        <w:rPr>
          <w:rFonts w:ascii="仿宋" w:eastAsia="仿宋" w:hAnsi="仿宋" w:cs="仿宋" w:hint="eastAsia"/>
          <w:sz w:val="28"/>
          <w:szCs w:val="28"/>
        </w:rPr>
        <w:t>到期资金结/购汇用于还款，结/购汇手续应符合国家外汇管理局的有关规定。</w:t>
      </w:r>
    </w:p>
    <w:p w14:paraId="199FF88A"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（六）授信期间，未经我行同意，已出质的结构性存款不得提前赎回。</w:t>
      </w:r>
    </w:p>
    <w:p w14:paraId="290E9063" w14:textId="77777777" w:rsidR="00BC412F" w:rsidRDefault="00000000">
      <w:pPr>
        <w:snapToGrid w:val="0"/>
        <w:spacing w:line="480" w:lineRule="exact"/>
        <w:ind w:firstLineChars="200" w:firstLine="562"/>
        <w:outlineLvl w:val="0"/>
        <w:rPr>
          <w:rFonts w:ascii="仿宋" w:eastAsia="仿宋" w:hAnsi="仿宋" w:cs="仿宋" w:hint="eastAsia"/>
          <w:kern w:val="0"/>
          <w:sz w:val="28"/>
          <w:szCs w:val="28"/>
        </w:rPr>
      </w:pPr>
      <w:r>
        <w:rPr>
          <w:rFonts w:ascii="仿宋" w:eastAsia="仿宋" w:hAnsi="仿宋" w:cs="仿宋" w:hint="eastAsia"/>
          <w:b/>
          <w:bCs/>
          <w:sz w:val="28"/>
          <w:szCs w:val="28"/>
        </w:rPr>
        <w:t>第七条  授信用途</w:t>
      </w:r>
    </w:p>
    <w:p w14:paraId="2EC60008"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bCs/>
          <w:sz w:val="28"/>
          <w:szCs w:val="28"/>
        </w:rPr>
        <w:t>单位结构性存款</w:t>
      </w:r>
      <w:r>
        <w:rPr>
          <w:rFonts w:ascii="仿宋" w:eastAsia="仿宋" w:hAnsi="仿宋" w:cs="仿宋" w:hint="eastAsia"/>
          <w:sz w:val="28"/>
          <w:szCs w:val="28"/>
        </w:rPr>
        <w:t>质押授信可用于流动资金贷款、票据承兑、贸易融资、开立信用证等各类本外币表内外业务，以满足客户正常生产经营活动中的短期周转需要；不得用于国家禁止生产、经营的领域和用途；不得流向保证金存款账户。</w:t>
      </w:r>
      <w:r>
        <w:rPr>
          <w:rFonts w:ascii="仿宋" w:eastAsia="仿宋" w:hAnsi="仿宋" w:cs="仿宋"/>
          <w:sz w:val="28"/>
          <w:szCs w:val="28"/>
          <w:shd w:val="clear" w:color="auto" w:fill="FFFFFF"/>
        </w:rPr>
        <w:t>具体按</w:t>
      </w:r>
      <w:r>
        <w:rPr>
          <w:rFonts w:ascii="仿宋" w:eastAsia="仿宋" w:hAnsi="仿宋" w:cs="仿宋" w:hint="eastAsia"/>
          <w:sz w:val="28"/>
          <w:szCs w:val="28"/>
          <w:shd w:val="clear" w:color="auto" w:fill="FFFFFF"/>
        </w:rPr>
        <w:t>我行相关产品制度规定执行。</w:t>
      </w:r>
    </w:p>
    <w:p w14:paraId="7CFBF31E"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第八条  授信额度与期限</w:t>
      </w:r>
    </w:p>
    <w:p w14:paraId="68AAB949" w14:textId="77777777" w:rsidR="00BC412F" w:rsidRDefault="00000000">
      <w:pPr>
        <w:snapToGrid w:val="0"/>
        <w:spacing w:line="480" w:lineRule="exact"/>
        <w:ind w:firstLineChars="200" w:firstLine="560"/>
        <w:outlineLvl w:val="0"/>
        <w:rPr>
          <w:rFonts w:ascii="仿宋" w:eastAsia="仿宋" w:hAnsi="仿宋" w:cs="仿宋" w:hint="eastAsia"/>
          <w:sz w:val="28"/>
          <w:szCs w:val="28"/>
        </w:rPr>
      </w:pPr>
      <w:r>
        <w:rPr>
          <w:rFonts w:ascii="仿宋" w:eastAsia="仿宋" w:hAnsi="仿宋" w:cs="仿宋" w:hint="eastAsia"/>
          <w:sz w:val="28"/>
          <w:szCs w:val="28"/>
        </w:rPr>
        <w:t>授信额度与期限应符合以下管理要求：</w:t>
      </w:r>
    </w:p>
    <w:p w14:paraId="78931B3B"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（一）授信额度为单笔额度或循环额度；</w:t>
      </w:r>
    </w:p>
    <w:p w14:paraId="3E888DFC"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（二）授信额度期限原则上不超过1年且不允许展期；</w:t>
      </w:r>
    </w:p>
    <w:p w14:paraId="17BBD796"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（三）额度内单笔放款/承兑到期日（以下简称授信业务到期日）根据具体授信业务品种的协议/合同约定执行；</w:t>
      </w:r>
    </w:p>
    <w:p w14:paraId="1C4A6392"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（四）原则上质押的结构性存款到期日不得</w:t>
      </w:r>
      <w:proofErr w:type="gramStart"/>
      <w:r>
        <w:rPr>
          <w:rFonts w:ascii="仿宋" w:eastAsia="仿宋" w:hAnsi="仿宋" w:cs="仿宋" w:hint="eastAsia"/>
          <w:sz w:val="28"/>
          <w:szCs w:val="28"/>
        </w:rPr>
        <w:t>晚于授信</w:t>
      </w:r>
      <w:proofErr w:type="gramEnd"/>
      <w:r>
        <w:rPr>
          <w:rFonts w:ascii="仿宋" w:eastAsia="仿宋" w:hAnsi="仿宋" w:cs="仿宋" w:hint="eastAsia"/>
          <w:sz w:val="28"/>
          <w:szCs w:val="28"/>
        </w:rPr>
        <w:t>额度项下单笔授信业务到期后半年；</w:t>
      </w:r>
    </w:p>
    <w:p w14:paraId="6CDA95DA"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（五）原则上质押的结构性存款期限应完全覆盖贷款期限。</w:t>
      </w:r>
    </w:p>
    <w:p w14:paraId="18B3C6C8"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第九条  结构性存款质押率</w:t>
      </w:r>
    </w:p>
    <w:p w14:paraId="43DDA06D" w14:textId="77777777" w:rsidR="00BC412F" w:rsidRDefault="00000000">
      <w:pPr>
        <w:snapToGrid w:val="0"/>
        <w:spacing w:line="480" w:lineRule="exact"/>
        <w:ind w:firstLineChars="200" w:firstLine="552"/>
        <w:outlineLvl w:val="0"/>
        <w:rPr>
          <w:rFonts w:ascii="仿宋" w:eastAsia="仿宋" w:hAnsi="仿宋" w:cs="仿宋" w:hint="eastAsia"/>
          <w:b/>
          <w:bCs/>
          <w:spacing w:val="-2"/>
          <w:sz w:val="28"/>
          <w:szCs w:val="28"/>
        </w:rPr>
      </w:pPr>
      <w:r>
        <w:rPr>
          <w:rFonts w:ascii="仿宋" w:eastAsia="仿宋" w:hAnsi="仿宋" w:cs="仿宋" w:hint="eastAsia"/>
          <w:spacing w:val="-2"/>
          <w:sz w:val="28"/>
          <w:szCs w:val="28"/>
        </w:rPr>
        <w:t>单位结构性存款质押率是指结构性存款质押授信业务本息</w:t>
      </w:r>
      <w:r>
        <w:rPr>
          <w:rFonts w:ascii="仿宋" w:eastAsia="仿宋" w:hAnsi="仿宋" w:cs="仿宋" w:hint="eastAsia"/>
          <w:sz w:val="28"/>
          <w:szCs w:val="28"/>
          <w:shd w:val="clear" w:color="auto" w:fill="FFFFFF"/>
        </w:rPr>
        <w:t>及相关费用</w:t>
      </w:r>
      <w:r>
        <w:rPr>
          <w:rFonts w:ascii="仿宋" w:eastAsia="仿宋" w:hAnsi="仿宋" w:cs="仿宋" w:hint="eastAsia"/>
          <w:spacing w:val="-2"/>
          <w:sz w:val="28"/>
          <w:szCs w:val="28"/>
        </w:rPr>
        <w:t>（分子）与所出质的结构性存款本金（分母）的比例。</w:t>
      </w:r>
    </w:p>
    <w:p w14:paraId="28605129" w14:textId="77777777" w:rsidR="00BC412F" w:rsidRDefault="00000000">
      <w:pPr>
        <w:snapToGrid w:val="0"/>
        <w:spacing w:line="480" w:lineRule="exact"/>
        <w:ind w:firstLineChars="200" w:firstLine="560"/>
        <w:outlineLvl w:val="0"/>
        <w:rPr>
          <w:rFonts w:ascii="仿宋" w:eastAsia="仿宋" w:hAnsi="仿宋" w:cs="仿宋" w:hint="eastAsia"/>
          <w:sz w:val="28"/>
          <w:szCs w:val="28"/>
        </w:rPr>
      </w:pPr>
      <w:r>
        <w:rPr>
          <w:rFonts w:ascii="仿宋" w:eastAsia="仿宋" w:hAnsi="仿宋" w:cs="仿宋" w:hint="eastAsia"/>
          <w:sz w:val="28"/>
          <w:szCs w:val="28"/>
        </w:rPr>
        <w:t>（一）授信币种和结构性存款币种一致时，结构性存款质押率原则上最高不超过100%；</w:t>
      </w:r>
    </w:p>
    <w:p w14:paraId="12166A63" w14:textId="0BC2F081" w:rsidR="00BC412F" w:rsidRDefault="00000000">
      <w:pPr>
        <w:spacing w:line="480" w:lineRule="exact"/>
        <w:ind w:firstLineChars="200" w:firstLine="560"/>
        <w:rPr>
          <w:rFonts w:ascii="仿宋" w:eastAsia="仿宋" w:hAnsi="仿宋" w:cs="仿宋" w:hint="eastAsia"/>
          <w:spacing w:val="-6"/>
          <w:sz w:val="28"/>
          <w:szCs w:val="28"/>
        </w:rPr>
      </w:pPr>
      <w:r>
        <w:rPr>
          <w:rFonts w:ascii="仿宋" w:eastAsia="仿宋" w:hAnsi="仿宋" w:cs="仿宋" w:hint="eastAsia"/>
          <w:sz w:val="28"/>
          <w:szCs w:val="28"/>
        </w:rPr>
        <w:t>（二）授信币种和结构性存款币种不一致时，申请人通过在</w:t>
      </w:r>
      <w:proofErr w:type="gramStart"/>
      <w:r>
        <w:rPr>
          <w:rFonts w:ascii="仿宋" w:eastAsia="仿宋" w:hAnsi="仿宋" w:cs="仿宋" w:hint="eastAsia"/>
          <w:sz w:val="28"/>
          <w:szCs w:val="28"/>
        </w:rPr>
        <w:t>我行叙做</w:t>
      </w:r>
      <w:proofErr w:type="gramEnd"/>
      <w:r>
        <w:rPr>
          <w:rFonts w:ascii="仿宋" w:eastAsia="仿宋" w:hAnsi="仿宋" w:cs="仿宋" w:hint="eastAsia"/>
          <w:sz w:val="28"/>
          <w:szCs w:val="28"/>
        </w:rPr>
        <w:t>衍生品业务（包括远期、掉期和期权等方式）完全规避汇率风险的，结构性存款质押率原则上最高不超过100%，结构性存款本金应按照锁定的远期汇率</w:t>
      </w:r>
      <w:proofErr w:type="gramStart"/>
      <w:r>
        <w:rPr>
          <w:rFonts w:ascii="仿宋" w:eastAsia="仿宋" w:hAnsi="仿宋" w:cs="仿宋" w:hint="eastAsia"/>
          <w:sz w:val="28"/>
          <w:szCs w:val="28"/>
        </w:rPr>
        <w:t>折算成授信</w:t>
      </w:r>
      <w:proofErr w:type="gramEnd"/>
      <w:r>
        <w:rPr>
          <w:rFonts w:ascii="仿宋" w:eastAsia="仿宋" w:hAnsi="仿宋" w:cs="仿宋" w:hint="eastAsia"/>
          <w:sz w:val="28"/>
          <w:szCs w:val="28"/>
        </w:rPr>
        <w:t>业务币种以计算质押率；申请人未在我行办理远期汇率锁定的，结构性存款质押率按照《</w:t>
      </w:r>
      <w:del w:id="19" w:author="Kexin" w:date="2026-08-26T09:07:00Z">
        <w:r w:rsidDel="00012D87">
          <w:rPr>
            <w:rFonts w:ascii="仿宋" w:eastAsia="仿宋" w:hAnsi="仿宋" w:cs="仿宋" w:hint="eastAsia"/>
            <w:sz w:val="28"/>
            <w:szCs w:val="28"/>
          </w:rPr>
          <w:delText>上海银行</w:delText>
        </w:r>
      </w:del>
      <w:ins w:id="20" w:author="Kexin" w:date="2026-08-26T09:07:00Z">
        <w:r w:rsidR="00012D87">
          <w:rPr>
            <w:rFonts w:ascii="仿宋" w:eastAsia="仿宋" w:hAnsi="仿宋" w:cs="仿宋" w:hint="eastAsia"/>
            <w:sz w:val="28"/>
            <w:szCs w:val="28"/>
          </w:rPr>
          <w:t>xx银行</w:t>
        </w:r>
      </w:ins>
      <w:r>
        <w:rPr>
          <w:rFonts w:ascii="仿宋" w:eastAsia="仿宋" w:hAnsi="仿宋" w:cs="仿宋" w:hint="eastAsia"/>
          <w:sz w:val="28"/>
          <w:szCs w:val="28"/>
        </w:rPr>
        <w:t>授信业务押品管理办法（2024年版）》（</w:t>
      </w:r>
      <w:del w:id="21" w:author="Kexin" w:date="2026-08-26T09:07:00Z">
        <w:r w:rsidDel="00012D87">
          <w:rPr>
            <w:rFonts w:ascii="仿宋" w:eastAsia="仿宋" w:hAnsi="仿宋" w:cs="仿宋" w:hint="eastAsia"/>
            <w:sz w:val="28"/>
            <w:szCs w:val="28"/>
          </w:rPr>
          <w:delText>上银</w:delText>
        </w:r>
      </w:del>
      <w:ins w:id="22" w:author="Kexin" w:date="2026-08-26T09:07:00Z">
        <w:r w:rsidR="00012D87">
          <w:rPr>
            <w:rFonts w:ascii="仿宋" w:eastAsia="仿宋" w:hAnsi="仿宋" w:cs="仿宋" w:hint="eastAsia"/>
            <w:sz w:val="28"/>
            <w:szCs w:val="28"/>
          </w:rPr>
          <w:t>xxx</w:t>
        </w:r>
      </w:ins>
      <w:r>
        <w:rPr>
          <w:rFonts w:ascii="仿宋" w:eastAsia="仿宋" w:hAnsi="仿宋" w:cs="仿宋" w:hint="eastAsia"/>
          <w:sz w:val="28"/>
          <w:szCs w:val="28"/>
        </w:rPr>
        <w:t>发〔2024〕121号）及其修订文件的相关要求执行。</w:t>
      </w:r>
    </w:p>
    <w:p w14:paraId="00FC1F4D"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lastRenderedPageBreak/>
        <w:t>第十条  账户设置</w:t>
      </w:r>
    </w:p>
    <w:p w14:paraId="63497D73" w14:textId="50914D9E" w:rsidR="00BC412F" w:rsidRDefault="00000000">
      <w:pPr>
        <w:snapToGrid w:val="0"/>
        <w:spacing w:line="480" w:lineRule="exact"/>
        <w:ind w:firstLineChars="200" w:firstLine="560"/>
        <w:outlineLvl w:val="0"/>
        <w:rPr>
          <w:rFonts w:ascii="仿宋" w:eastAsia="仿宋" w:hAnsi="仿宋" w:cs="仿宋" w:hint="eastAsia"/>
          <w:sz w:val="28"/>
          <w:szCs w:val="28"/>
        </w:rPr>
      </w:pPr>
      <w:r>
        <w:rPr>
          <w:rFonts w:ascii="仿宋" w:eastAsia="仿宋" w:hAnsi="仿宋" w:cs="仿宋" w:hint="eastAsia"/>
          <w:sz w:val="28"/>
          <w:szCs w:val="28"/>
        </w:rPr>
        <w:t>账户设置应依据《</w:t>
      </w:r>
      <w:del w:id="23" w:author="Kexin" w:date="2026-08-26T09:07:00Z">
        <w:r w:rsidDel="00012D87">
          <w:rPr>
            <w:rFonts w:ascii="仿宋" w:eastAsia="仿宋" w:hAnsi="仿宋" w:cs="仿宋" w:hint="eastAsia"/>
            <w:sz w:val="28"/>
            <w:szCs w:val="28"/>
          </w:rPr>
          <w:delText>上海银行</w:delText>
        </w:r>
      </w:del>
      <w:ins w:id="24" w:author="Kexin" w:date="2026-08-26T09:07:00Z">
        <w:r w:rsidR="00012D87">
          <w:rPr>
            <w:rFonts w:ascii="仿宋" w:eastAsia="仿宋" w:hAnsi="仿宋" w:cs="仿宋" w:hint="eastAsia"/>
            <w:sz w:val="28"/>
            <w:szCs w:val="28"/>
          </w:rPr>
          <w:t>xx银行</w:t>
        </w:r>
      </w:ins>
      <w:r>
        <w:rPr>
          <w:rFonts w:ascii="仿宋" w:eastAsia="仿宋" w:hAnsi="仿宋" w:cs="仿宋" w:hint="eastAsia"/>
          <w:sz w:val="28"/>
          <w:szCs w:val="28"/>
        </w:rPr>
        <w:t>授信业务保证金管理办法》（</w:t>
      </w:r>
      <w:del w:id="25" w:author="Kexin" w:date="2026-08-26T09:07:00Z">
        <w:r w:rsidDel="00012D87">
          <w:rPr>
            <w:rFonts w:ascii="仿宋" w:eastAsia="仿宋" w:hAnsi="仿宋" w:cs="仿宋" w:hint="eastAsia"/>
            <w:sz w:val="28"/>
            <w:szCs w:val="28"/>
          </w:rPr>
          <w:delText>上银</w:delText>
        </w:r>
      </w:del>
      <w:ins w:id="26" w:author="Kexin" w:date="2026-08-26T09:07:00Z">
        <w:r w:rsidR="00012D87">
          <w:rPr>
            <w:rFonts w:ascii="仿宋" w:eastAsia="仿宋" w:hAnsi="仿宋" w:cs="仿宋" w:hint="eastAsia"/>
            <w:sz w:val="28"/>
            <w:szCs w:val="28"/>
          </w:rPr>
          <w:t>xxx</w:t>
        </w:r>
      </w:ins>
      <w:r>
        <w:rPr>
          <w:rFonts w:ascii="仿宋" w:eastAsia="仿宋" w:hAnsi="仿宋" w:cs="仿宋" w:hint="eastAsia"/>
          <w:sz w:val="28"/>
          <w:szCs w:val="28"/>
        </w:rPr>
        <w:t>办〔2025〕8号）及其修订文件的相关规定，遵循以下管理规范：</w:t>
      </w:r>
    </w:p>
    <w:p w14:paraId="155E92A0"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（一）出质人应在经办行开立质押保证金账户，</w:t>
      </w:r>
      <w:r>
        <w:rPr>
          <w:rFonts w:ascii="仿宋" w:eastAsia="仿宋" w:hAnsi="仿宋" w:cs="仿宋" w:hint="eastAsia"/>
          <w:kern w:val="0"/>
          <w:sz w:val="28"/>
          <w:szCs w:val="28"/>
          <w:lang w:val="en-GB"/>
        </w:rPr>
        <w:t>保证金账户类型</w:t>
      </w:r>
      <w:proofErr w:type="gramStart"/>
      <w:r>
        <w:rPr>
          <w:rFonts w:ascii="仿宋" w:eastAsia="仿宋" w:hAnsi="仿宋" w:cs="仿宋" w:hint="eastAsia"/>
          <w:kern w:val="0"/>
          <w:sz w:val="28"/>
          <w:szCs w:val="28"/>
        </w:rPr>
        <w:t>应与授信</w:t>
      </w:r>
      <w:proofErr w:type="gramEnd"/>
      <w:r>
        <w:rPr>
          <w:rFonts w:ascii="仿宋" w:eastAsia="仿宋" w:hAnsi="仿宋" w:cs="仿宋" w:hint="eastAsia"/>
          <w:kern w:val="0"/>
          <w:sz w:val="28"/>
          <w:szCs w:val="28"/>
        </w:rPr>
        <w:t>业务产品对应，</w:t>
      </w:r>
      <w:r>
        <w:rPr>
          <w:rFonts w:ascii="仿宋" w:eastAsia="仿宋" w:hAnsi="仿宋" w:cs="仿宋" w:hint="eastAsia"/>
          <w:sz w:val="28"/>
          <w:szCs w:val="28"/>
        </w:rPr>
        <w:t>账户户名以“保证金账户”结尾，质押保证金账户作为拟出质结构性存款到期后存放本金及收益的账户，且该账户不得与结构性存款账户重复。授信期间，质押保证金账户不得撤销，保证金账户中的资金不得用于清偿我行之外的其他债权人的债权。</w:t>
      </w:r>
    </w:p>
    <w:p w14:paraId="682BCE01"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（二）经办行应对质押保证金账户的资金收入和支出情况进行监督管理，必要时对进账和出账款项进行逐笔核对。</w:t>
      </w:r>
    </w:p>
    <w:p w14:paraId="738AD9F2"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w:t>
      </w:r>
      <w:r>
        <w:rPr>
          <w:rFonts w:ascii="仿宋" w:eastAsia="仿宋" w:hAnsi="仿宋" w:cs="仿宋" w:hint="eastAsia"/>
          <w:bCs/>
          <w:sz w:val="28"/>
          <w:szCs w:val="28"/>
        </w:rPr>
        <w:t>结构性存款</w:t>
      </w:r>
      <w:r>
        <w:rPr>
          <w:rFonts w:ascii="仿宋" w:eastAsia="仿宋" w:hAnsi="仿宋" w:cs="仿宋" w:hint="eastAsia"/>
          <w:sz w:val="28"/>
          <w:szCs w:val="28"/>
        </w:rPr>
        <w:t>到期日（或质押额度提前终止日），系统自动将对应的</w:t>
      </w:r>
      <w:r>
        <w:rPr>
          <w:rFonts w:ascii="仿宋" w:eastAsia="仿宋" w:hAnsi="仿宋" w:cs="仿宋" w:hint="eastAsia"/>
          <w:bCs/>
          <w:sz w:val="28"/>
          <w:szCs w:val="28"/>
        </w:rPr>
        <w:t>结构性存款本金及</w:t>
      </w:r>
      <w:r>
        <w:rPr>
          <w:rFonts w:ascii="仿宋" w:eastAsia="仿宋" w:hAnsi="仿宋" w:cs="仿宋" w:hint="eastAsia"/>
          <w:sz w:val="28"/>
          <w:szCs w:val="28"/>
        </w:rPr>
        <w:t>收益划入质押保证金账户，资金转入保证金账户后，应对资金</w:t>
      </w:r>
      <w:proofErr w:type="gramStart"/>
      <w:r>
        <w:rPr>
          <w:rFonts w:ascii="仿宋" w:eastAsia="仿宋" w:hAnsi="仿宋" w:cs="仿宋" w:hint="eastAsia"/>
          <w:sz w:val="28"/>
          <w:szCs w:val="28"/>
        </w:rPr>
        <w:t>管控并与</w:t>
      </w:r>
      <w:proofErr w:type="gramEnd"/>
      <w:r>
        <w:rPr>
          <w:rFonts w:ascii="仿宋" w:eastAsia="仿宋" w:hAnsi="仿宋" w:cs="仿宋" w:hint="eastAsia"/>
          <w:sz w:val="28"/>
          <w:szCs w:val="28"/>
        </w:rPr>
        <w:t>业务形成对应。</w:t>
      </w:r>
    </w:p>
    <w:p w14:paraId="30D81419"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第十一条  利率与费率</w:t>
      </w:r>
    </w:p>
    <w:p w14:paraId="6C87CE3C"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bCs/>
          <w:sz w:val="28"/>
          <w:szCs w:val="28"/>
        </w:rPr>
        <w:t>结构性存款</w:t>
      </w:r>
      <w:r>
        <w:rPr>
          <w:rFonts w:ascii="仿宋" w:eastAsia="仿宋" w:hAnsi="仿宋" w:cs="仿宋" w:hint="eastAsia"/>
          <w:sz w:val="28"/>
          <w:szCs w:val="28"/>
        </w:rPr>
        <w:t>质押授信业务项下具体授</w:t>
      </w:r>
      <w:proofErr w:type="gramStart"/>
      <w:r>
        <w:rPr>
          <w:rFonts w:ascii="仿宋" w:eastAsia="仿宋" w:hAnsi="仿宋" w:cs="仿宋" w:hint="eastAsia"/>
          <w:sz w:val="28"/>
          <w:szCs w:val="28"/>
        </w:rPr>
        <w:t>信品种</w:t>
      </w:r>
      <w:proofErr w:type="gramEnd"/>
      <w:r>
        <w:rPr>
          <w:rFonts w:ascii="仿宋" w:eastAsia="仿宋" w:hAnsi="仿宋" w:cs="仿宋" w:hint="eastAsia"/>
          <w:sz w:val="28"/>
          <w:szCs w:val="28"/>
        </w:rPr>
        <w:t>的利率、费率参照具体授信业务品种规定执行，应关注利率定价的合理性。</w:t>
      </w:r>
    </w:p>
    <w:p w14:paraId="30FFB4C1" w14:textId="77777777" w:rsidR="00BC412F" w:rsidRDefault="00BC412F">
      <w:pPr>
        <w:spacing w:line="480" w:lineRule="exact"/>
        <w:ind w:firstLineChars="200" w:firstLine="560"/>
        <w:rPr>
          <w:rFonts w:ascii="仿宋" w:eastAsia="仿宋" w:hAnsi="仿宋" w:cs="仿宋" w:hint="eastAsia"/>
          <w:sz w:val="28"/>
          <w:szCs w:val="28"/>
        </w:rPr>
      </w:pPr>
    </w:p>
    <w:p w14:paraId="5CC62BC0" w14:textId="77777777" w:rsidR="00BC412F" w:rsidRDefault="00000000">
      <w:pPr>
        <w:snapToGrid w:val="0"/>
        <w:spacing w:line="480" w:lineRule="exact"/>
        <w:jc w:val="center"/>
        <w:outlineLvl w:val="0"/>
        <w:rPr>
          <w:rFonts w:ascii="黑体" w:eastAsia="黑体" w:hAnsi="Garamond" w:cs="仿宋_GB2312"/>
          <w:bCs/>
          <w:sz w:val="28"/>
          <w:szCs w:val="28"/>
        </w:rPr>
      </w:pPr>
      <w:r>
        <w:rPr>
          <w:rFonts w:ascii="黑体" w:eastAsia="黑体" w:hAnsi="Garamond" w:cs="仿宋_GB2312" w:hint="eastAsia"/>
          <w:bCs/>
          <w:sz w:val="28"/>
          <w:szCs w:val="28"/>
        </w:rPr>
        <w:t>第三章  业务操作流程</w:t>
      </w:r>
    </w:p>
    <w:p w14:paraId="39894436" w14:textId="77777777" w:rsidR="00BC412F" w:rsidRDefault="00BC412F">
      <w:pPr>
        <w:spacing w:line="480" w:lineRule="exact"/>
        <w:ind w:firstLineChars="200" w:firstLine="420"/>
        <w:rPr>
          <w:rFonts w:ascii="仿宋" w:eastAsia="仿宋" w:hAnsi="仿宋" w:cs="仿宋" w:hint="eastAsia"/>
        </w:rPr>
      </w:pPr>
    </w:p>
    <w:p w14:paraId="620A8ED3"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第十二条  授信申请</w:t>
      </w:r>
    </w:p>
    <w:p w14:paraId="4A16323B"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申请人向我行提出结构性存款质押授信额度申请，应提交以下材料：</w:t>
      </w:r>
    </w:p>
    <w:p w14:paraId="5091EBC2"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单位结构性存款质押授信业务申请书（适用于对公客户）》（见附件1-1，以下简称业务申请书），尚未购买结构性存款的客户仅填写拟申请的具体授信业务品种，已购买结构性存款的客户除注明申请的具体授信业务品种外，还应注明拟出质的结构性存款产品期次、协议编号、认购金额、起息日、到期日等信息，业务申请书中应加盖申请人公章和法定代表人或</w:t>
      </w:r>
      <w:r>
        <w:rPr>
          <w:rFonts w:ascii="仿宋" w:eastAsia="仿宋" w:hAnsi="仿宋" w:cs="仿宋" w:hint="eastAsia"/>
          <w:color w:val="000000"/>
          <w:kern w:val="0"/>
          <w:sz w:val="28"/>
          <w:szCs w:val="28"/>
        </w:rPr>
        <w:t>委托代理人</w:t>
      </w:r>
      <w:r>
        <w:rPr>
          <w:rFonts w:ascii="仿宋" w:eastAsia="仿宋" w:hAnsi="仿宋" w:cs="仿宋" w:hint="eastAsia"/>
          <w:sz w:val="28"/>
          <w:szCs w:val="28"/>
        </w:rPr>
        <w:t>章；</w:t>
      </w:r>
    </w:p>
    <w:p w14:paraId="090E41A7"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（二）已购买结构性存款的客户应提供《单位人民币结构性存款协议》或《单位外币结构性存款协议》（以下简称结构性存款协议书）；</w:t>
      </w:r>
    </w:p>
    <w:p w14:paraId="02F964C9"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（三）具体授信业务品种需要的其他材料。</w:t>
      </w:r>
    </w:p>
    <w:p w14:paraId="349C2094"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第十三条  授</w:t>
      </w:r>
      <w:proofErr w:type="gramStart"/>
      <w:r>
        <w:rPr>
          <w:rFonts w:ascii="仿宋" w:eastAsia="仿宋" w:hAnsi="仿宋" w:cs="仿宋" w:hint="eastAsia"/>
          <w:b/>
          <w:bCs/>
          <w:sz w:val="28"/>
          <w:szCs w:val="28"/>
        </w:rPr>
        <w:t>信调查</w:t>
      </w:r>
      <w:proofErr w:type="gramEnd"/>
      <w:r>
        <w:rPr>
          <w:rFonts w:ascii="仿宋" w:eastAsia="仿宋" w:hAnsi="仿宋" w:cs="仿宋" w:hint="eastAsia"/>
          <w:b/>
          <w:bCs/>
          <w:sz w:val="28"/>
          <w:szCs w:val="28"/>
        </w:rPr>
        <w:t>和审批</w:t>
      </w:r>
    </w:p>
    <w:p w14:paraId="649A9207"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除根据具体授信业务品种相关要求进行授</w:t>
      </w:r>
      <w:proofErr w:type="gramStart"/>
      <w:r>
        <w:rPr>
          <w:rFonts w:ascii="仿宋" w:eastAsia="仿宋" w:hAnsi="仿宋" w:cs="仿宋" w:hint="eastAsia"/>
          <w:sz w:val="28"/>
          <w:szCs w:val="28"/>
        </w:rPr>
        <w:t>信调查</w:t>
      </w:r>
      <w:proofErr w:type="gramEnd"/>
      <w:r>
        <w:rPr>
          <w:rFonts w:ascii="仿宋" w:eastAsia="仿宋" w:hAnsi="仿宋" w:cs="仿宋" w:hint="eastAsia"/>
          <w:sz w:val="28"/>
          <w:szCs w:val="28"/>
        </w:rPr>
        <w:t>和审批外，审查、审批人员还应审查授信是否符合本操作规程第二章相关规定，重点包括以下内容：</w:t>
      </w:r>
    </w:p>
    <w:p w14:paraId="18E0F33B"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（一）申请人行业背景和地位、生产经营状况、经营历史等；</w:t>
      </w:r>
    </w:p>
    <w:p w14:paraId="08DFEC5D"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（二）主要负责人从业经历等相关背景情况；</w:t>
      </w:r>
    </w:p>
    <w:p w14:paraId="117B5BAB"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（三）申请人上下游客户关系、交易历史；</w:t>
      </w:r>
    </w:p>
    <w:p w14:paraId="44786538"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（四）出质人购买结构性存款的资金来源，核实资金权属是否清晰且为出质人自有资金，不可为我行/他行信贷资金；</w:t>
      </w:r>
    </w:p>
    <w:p w14:paraId="59CFF4BA"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五）若申请人已购买结构性存款，应要求经办行柜面提供“结构性存款份额查询”功能项下查询的截至该时点的结构性存款信息，主要包括产品代码、产品名称、产品份额、可用份额、到期日及冻结情况等，并加盖柜面业务章。</w:t>
      </w:r>
    </w:p>
    <w:p w14:paraId="19EC662E" w14:textId="77777777" w:rsidR="00BC412F" w:rsidRDefault="00000000">
      <w:pPr>
        <w:spacing w:line="480" w:lineRule="exact"/>
        <w:ind w:firstLineChars="200" w:firstLine="562"/>
        <w:rPr>
          <w:rFonts w:ascii="仿宋" w:eastAsia="仿宋" w:hAnsi="仿宋" w:cs="仿宋" w:hint="eastAsia"/>
          <w:sz w:val="28"/>
          <w:szCs w:val="28"/>
        </w:rPr>
      </w:pPr>
      <w:r>
        <w:rPr>
          <w:rFonts w:ascii="仿宋" w:eastAsia="仿宋" w:hAnsi="仿宋" w:cs="仿宋" w:hint="eastAsia"/>
          <w:b/>
          <w:sz w:val="28"/>
          <w:szCs w:val="28"/>
        </w:rPr>
        <w:t>第十四条</w:t>
      </w:r>
      <w:r>
        <w:rPr>
          <w:rFonts w:ascii="仿宋" w:eastAsia="仿宋" w:hAnsi="仿宋" w:cs="仿宋" w:hint="eastAsia"/>
          <w:sz w:val="28"/>
          <w:szCs w:val="28"/>
        </w:rPr>
        <w:t xml:space="preserve"> </w:t>
      </w:r>
      <w:r>
        <w:rPr>
          <w:rFonts w:ascii="仿宋" w:eastAsia="仿宋" w:hAnsi="仿宋" w:cs="仿宋" w:hint="eastAsia"/>
          <w:b/>
          <w:bCs/>
          <w:sz w:val="28"/>
          <w:szCs w:val="28"/>
        </w:rPr>
        <w:t xml:space="preserve"> 协议签署及质押登记</w:t>
      </w:r>
    </w:p>
    <w:p w14:paraId="1D18A7B0"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审批通过后，经办行应根据批复要求按照以下顺序办理签约等相关手续：</w:t>
      </w:r>
    </w:p>
    <w:p w14:paraId="55E5CE86"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（一）按照本操作规程第十条要求设置质押保证金账户；</w:t>
      </w:r>
    </w:p>
    <w:p w14:paraId="6C30BE5F"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（二）经办行与申请人（出质人）签订具体授信业务合同及其它担保合同（如有）及《最高额质押合同（适用于单位结构性存款质押）》（见附件1-2）；</w:t>
      </w:r>
    </w:p>
    <w:p w14:paraId="25043E98"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（三）经办行柜面人员根据业务部门出具的联系单对结构性存款进行质押操作。操作完成后，柜面人员打印“通用凭证”，加盖柜面业务章和个人名章。</w:t>
      </w:r>
    </w:p>
    <w:p w14:paraId="2EE21F44" w14:textId="77777777" w:rsidR="00BC412F" w:rsidRDefault="00000000">
      <w:pPr>
        <w:spacing w:line="480" w:lineRule="exact"/>
        <w:ind w:firstLineChars="200" w:firstLine="562"/>
        <w:rPr>
          <w:rFonts w:ascii="仿宋" w:eastAsia="仿宋" w:hAnsi="仿宋" w:cs="仿宋" w:hint="eastAsia"/>
          <w:sz w:val="28"/>
          <w:szCs w:val="28"/>
        </w:rPr>
      </w:pPr>
      <w:r>
        <w:rPr>
          <w:rFonts w:ascii="仿宋" w:eastAsia="仿宋" w:hAnsi="仿宋" w:cs="仿宋" w:hint="eastAsia"/>
          <w:b/>
          <w:bCs/>
          <w:sz w:val="28"/>
          <w:szCs w:val="28"/>
        </w:rPr>
        <w:t>第十五条  动产融资统一登记</w:t>
      </w:r>
    </w:p>
    <w:p w14:paraId="33D64992"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bCs/>
          <w:sz w:val="28"/>
          <w:szCs w:val="28"/>
        </w:rPr>
        <w:t>结构性存款</w:t>
      </w:r>
      <w:r>
        <w:rPr>
          <w:rFonts w:ascii="仿宋" w:eastAsia="仿宋" w:hAnsi="仿宋" w:cs="仿宋" w:hint="eastAsia"/>
          <w:sz w:val="28"/>
          <w:szCs w:val="28"/>
        </w:rPr>
        <w:t>质押应按照中国人民银行《动产和权利担保统一登记办法》（</w:t>
      </w:r>
      <w:r>
        <w:rPr>
          <w:rFonts w:ascii="仿宋" w:eastAsia="仿宋" w:hAnsi="仿宋" w:cs="仿宋" w:hint="eastAsia"/>
          <w:color w:val="000000"/>
          <w:sz w:val="28"/>
          <w:szCs w:val="28"/>
        </w:rPr>
        <w:t>中国人民银行令〔2021〕第7号）</w:t>
      </w:r>
      <w:r>
        <w:rPr>
          <w:rFonts w:ascii="仿宋" w:eastAsia="仿宋" w:hAnsi="仿宋" w:cs="仿宋" w:hint="eastAsia"/>
          <w:sz w:val="28"/>
          <w:szCs w:val="28"/>
        </w:rPr>
        <w:t>及其修订文件、动产融资统一登记公示系统相关管理要求，并根据《最高额质押合同（适用于单位结构性存款质押）》的内容，在中国人民银行征信中心搭建的“动产融资统一登记公</w:t>
      </w:r>
      <w:r>
        <w:rPr>
          <w:rFonts w:ascii="仿宋" w:eastAsia="仿宋" w:hAnsi="仿宋" w:cs="仿宋" w:hint="eastAsia"/>
          <w:sz w:val="28"/>
          <w:szCs w:val="28"/>
        </w:rPr>
        <w:lastRenderedPageBreak/>
        <w:t>示系统”办理质押登记。质押登记要点如下：</w:t>
      </w:r>
    </w:p>
    <w:p w14:paraId="3ED14606"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（一）登记内容</w:t>
      </w:r>
    </w:p>
    <w:p w14:paraId="7D7821CD"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我行作为质权人与出质人的基本信息，包括法定注册名称、住所、法定代表人或负责人姓名、组织机构代码或金融机构编码、工商注册号、法人和其他组织统一社会信用代码、全球法人机构识别码等机构代码或编码。</w:t>
      </w:r>
    </w:p>
    <w:p w14:paraId="04B5BC93"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根据《最高额质押合同（适用于单位结构性存款质押）》，结构性存款按照产品期次、协议编号、认购金额、起息日、到期日等要素进行描述。</w:t>
      </w:r>
    </w:p>
    <w:p w14:paraId="4B0FF3B2"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（二）质押期限</w:t>
      </w:r>
    </w:p>
    <w:p w14:paraId="3E04D885"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登记期限应至少设立为从登记之日</w:t>
      </w:r>
      <w:proofErr w:type="gramStart"/>
      <w:r>
        <w:rPr>
          <w:rFonts w:ascii="仿宋" w:eastAsia="仿宋" w:hAnsi="仿宋" w:cs="仿宋" w:hint="eastAsia"/>
          <w:sz w:val="28"/>
          <w:szCs w:val="28"/>
        </w:rPr>
        <w:t>起至授信</w:t>
      </w:r>
      <w:proofErr w:type="gramEnd"/>
      <w:r>
        <w:rPr>
          <w:rFonts w:ascii="仿宋" w:eastAsia="仿宋" w:hAnsi="仿宋" w:cs="仿宋" w:hint="eastAsia"/>
          <w:sz w:val="28"/>
          <w:szCs w:val="28"/>
        </w:rPr>
        <w:t>债权到期日后两年（</w:t>
      </w:r>
      <w:proofErr w:type="gramStart"/>
      <w:r>
        <w:rPr>
          <w:rFonts w:ascii="仿宋" w:eastAsia="仿宋" w:hAnsi="仿宋" w:cs="仿宋" w:hint="eastAsia"/>
          <w:sz w:val="28"/>
          <w:szCs w:val="28"/>
        </w:rPr>
        <w:t>即授信</w:t>
      </w:r>
      <w:proofErr w:type="gramEnd"/>
      <w:r>
        <w:rPr>
          <w:rFonts w:ascii="仿宋" w:eastAsia="仿宋" w:hAnsi="仿宋" w:cs="仿宋" w:hint="eastAsia"/>
          <w:sz w:val="28"/>
          <w:szCs w:val="28"/>
        </w:rPr>
        <w:t>债权诉讼时效届满时）止。</w:t>
      </w:r>
    </w:p>
    <w:p w14:paraId="5AF32C86"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（三）登记要求</w:t>
      </w:r>
    </w:p>
    <w:p w14:paraId="3DFFF216"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登记时应正确填写出质人信息、质权人信息、登记期限等信息，并上传《最高额质押合同（适用于单位结构性存款质押）》。</w:t>
      </w:r>
    </w:p>
    <w:p w14:paraId="1EF714EE"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（四）登记确认</w:t>
      </w:r>
    </w:p>
    <w:p w14:paraId="07EAA743"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质押登记人员从系统中打印我行已经进行质押登记的结果作为放款资料。</w:t>
      </w:r>
    </w:p>
    <w:p w14:paraId="501F5CAD"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第十六条  放款审核</w:t>
      </w:r>
    </w:p>
    <w:p w14:paraId="5E33408C"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除一般授信业务放款审核要求外，放款审核人员还应审核以下与</w:t>
      </w:r>
      <w:r>
        <w:rPr>
          <w:rFonts w:ascii="仿宋" w:eastAsia="仿宋" w:hAnsi="仿宋" w:cs="仿宋" w:hint="eastAsia"/>
          <w:bCs/>
          <w:sz w:val="28"/>
          <w:szCs w:val="28"/>
        </w:rPr>
        <w:t>结构性存款</w:t>
      </w:r>
      <w:r>
        <w:rPr>
          <w:rFonts w:ascii="仿宋" w:eastAsia="仿宋" w:hAnsi="仿宋" w:cs="仿宋" w:hint="eastAsia"/>
          <w:sz w:val="28"/>
          <w:szCs w:val="28"/>
        </w:rPr>
        <w:t>质押相关的资料，办理放款手续并整理归档：</w:t>
      </w:r>
    </w:p>
    <w:p w14:paraId="6F4023AE"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（一）申请人提交的《单位结构性存款质押授信业务提款申请书（适用于对公客户）》（见附件1-3）；</w:t>
      </w:r>
    </w:p>
    <w:p w14:paraId="0AA5CED6"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（二）经办行柜面人员出具的，已加盖业务章和个人</w:t>
      </w:r>
      <w:proofErr w:type="gramStart"/>
      <w:r>
        <w:rPr>
          <w:rFonts w:ascii="仿宋" w:eastAsia="仿宋" w:hAnsi="仿宋" w:cs="仿宋" w:hint="eastAsia"/>
          <w:sz w:val="28"/>
          <w:szCs w:val="28"/>
        </w:rPr>
        <w:t>名章且</w:t>
      </w:r>
      <w:proofErr w:type="gramEnd"/>
      <w:r>
        <w:rPr>
          <w:rFonts w:ascii="仿宋" w:eastAsia="仿宋" w:hAnsi="仿宋" w:cs="仿宋" w:hint="eastAsia"/>
          <w:sz w:val="28"/>
          <w:szCs w:val="28"/>
        </w:rPr>
        <w:t>记载有质押信息的“通用凭证”；</w:t>
      </w:r>
    </w:p>
    <w:p w14:paraId="15FCAEB4"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（三）已办理质押登记证明材料；</w:t>
      </w:r>
    </w:p>
    <w:p w14:paraId="19C6E365"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（四）提供同意办理质押业务的董事会或者股东会、股东大会决议等相关授权法律文件（具体以公司章程及公司法规定为准）；</w:t>
      </w:r>
    </w:p>
    <w:p w14:paraId="7E0E4F69"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（五）其余放款、还款手续参照具体授信业务相关规定办理。</w:t>
      </w:r>
    </w:p>
    <w:p w14:paraId="0609786B"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第十七条  数据报送</w:t>
      </w:r>
    </w:p>
    <w:p w14:paraId="345D4B5B" w14:textId="715B8E8C" w:rsidR="00BC412F" w:rsidRDefault="00000000">
      <w:pPr>
        <w:pStyle w:val="a3"/>
        <w:spacing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各经营单位在办理外币单位结构性存款质押项下人民币贷款时，经营</w:t>
      </w:r>
      <w:r>
        <w:rPr>
          <w:rFonts w:ascii="仿宋" w:eastAsia="仿宋" w:hAnsi="仿宋" w:cs="仿宋" w:hint="eastAsia"/>
          <w:sz w:val="28"/>
          <w:szCs w:val="28"/>
        </w:rPr>
        <w:lastRenderedPageBreak/>
        <w:t>单位国际业务部应按照外汇管理局《金融机构外汇业务数据采集规范1.3版》及《</w:t>
      </w:r>
      <w:del w:id="27" w:author="Kexin" w:date="2026-08-26T09:07:00Z">
        <w:r w:rsidDel="00012D87">
          <w:rPr>
            <w:rFonts w:ascii="仿宋" w:eastAsia="仿宋" w:hAnsi="仿宋" w:cs="仿宋" w:hint="eastAsia"/>
            <w:sz w:val="28"/>
            <w:szCs w:val="28"/>
          </w:rPr>
          <w:delText>上海银行</w:delText>
        </w:r>
      </w:del>
      <w:ins w:id="28" w:author="Kexin" w:date="2026-08-26T09:07:00Z">
        <w:r w:rsidR="00012D87">
          <w:rPr>
            <w:rFonts w:ascii="仿宋" w:eastAsia="仿宋" w:hAnsi="仿宋" w:cs="仿宋" w:hint="eastAsia"/>
            <w:sz w:val="28"/>
            <w:szCs w:val="28"/>
          </w:rPr>
          <w:t>xx银行</w:t>
        </w:r>
      </w:ins>
      <w:r>
        <w:rPr>
          <w:rFonts w:ascii="仿宋" w:eastAsia="仿宋" w:hAnsi="仿宋" w:cs="仿宋" w:hint="eastAsia"/>
          <w:sz w:val="28"/>
          <w:szCs w:val="28"/>
        </w:rPr>
        <w:t>外汇监管报送系统管理规程》(</w:t>
      </w:r>
      <w:del w:id="29" w:author="Kexin" w:date="2026-08-26T09:07:00Z">
        <w:r w:rsidDel="00012D87">
          <w:rPr>
            <w:rFonts w:ascii="仿宋" w:eastAsia="仿宋" w:hAnsi="仿宋" w:cs="仿宋" w:hint="eastAsia"/>
            <w:sz w:val="28"/>
            <w:szCs w:val="28"/>
            <w:lang w:bidi="ar"/>
          </w:rPr>
          <w:delText>上银</w:delText>
        </w:r>
      </w:del>
      <w:ins w:id="30" w:author="Kexin" w:date="2026-08-26T09:07:00Z">
        <w:r w:rsidR="00012D87">
          <w:rPr>
            <w:rFonts w:ascii="仿宋" w:eastAsia="仿宋" w:hAnsi="仿宋" w:cs="仿宋" w:hint="eastAsia"/>
            <w:sz w:val="28"/>
            <w:szCs w:val="28"/>
            <w:lang w:bidi="ar"/>
          </w:rPr>
          <w:t>xxx</w:t>
        </w:r>
      </w:ins>
      <w:r>
        <w:rPr>
          <w:rFonts w:ascii="仿宋" w:eastAsia="仿宋" w:hAnsi="仿宋" w:cs="仿宋" w:hint="eastAsia"/>
          <w:sz w:val="28"/>
          <w:szCs w:val="28"/>
          <w:lang w:bidi="ar"/>
        </w:rPr>
        <w:t>办〔2024〕7号)</w:t>
      </w:r>
      <w:r>
        <w:rPr>
          <w:rFonts w:ascii="仿宋" w:eastAsia="仿宋" w:hAnsi="仿宋" w:cs="仿宋" w:hint="eastAsia"/>
          <w:sz w:val="28"/>
          <w:szCs w:val="28"/>
        </w:rPr>
        <w:t>及其修订文件的相关规定，通过外汇监管数据管理平台（以下简称外汇监管平台）及时、完整、准确地报送外汇质押人民币贷款业务相关签约信息及提款、付息、还本、履约结汇等变动信息。同一笔贷款发生变更或展期时，还应报送签约信息的修改。</w:t>
      </w:r>
    </w:p>
    <w:p w14:paraId="7A20BB85" w14:textId="77777777" w:rsidR="00BC412F" w:rsidRDefault="00000000">
      <w:pPr>
        <w:snapToGrid w:val="0"/>
        <w:spacing w:line="480" w:lineRule="exact"/>
        <w:ind w:firstLineChars="200" w:firstLine="560"/>
        <w:outlineLvl w:val="0"/>
        <w:rPr>
          <w:rFonts w:ascii="仿宋" w:eastAsia="仿宋" w:hAnsi="仿宋" w:cs="仿宋" w:hint="eastAsia"/>
          <w:b/>
          <w:bCs/>
          <w:sz w:val="28"/>
          <w:szCs w:val="28"/>
        </w:rPr>
      </w:pPr>
      <w:r>
        <w:rPr>
          <w:rFonts w:ascii="仿宋" w:eastAsia="仿宋" w:hAnsi="仿宋" w:cs="仿宋" w:hint="eastAsia"/>
          <w:sz w:val="28"/>
          <w:szCs w:val="28"/>
        </w:rPr>
        <w:t>外汇质押人民币贷款数据实行每月逐笔报送，经营单位国际业务部应于每月第五个工作日中午10:40之前，在外汇监管平台完成上月业务逐笔汇总数据信息的报送。</w:t>
      </w:r>
    </w:p>
    <w:p w14:paraId="54C6D8DF"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第十八条  贷后管理</w:t>
      </w:r>
    </w:p>
    <w:p w14:paraId="6B7AD114" w14:textId="77777777" w:rsidR="00BC412F" w:rsidRDefault="00000000">
      <w:pPr>
        <w:tabs>
          <w:tab w:val="center" w:pos="4507"/>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各经办行应按我行相关对公客户授信后管理办法对应的授信后管理要求，履行贷后管理的职责。</w:t>
      </w:r>
    </w:p>
    <w:p w14:paraId="61B3E5F3" w14:textId="77777777" w:rsidR="00BC412F" w:rsidRDefault="00000000">
      <w:pPr>
        <w:tabs>
          <w:tab w:val="center" w:pos="4507"/>
        </w:tabs>
        <w:spacing w:line="480" w:lineRule="exact"/>
        <w:ind w:firstLineChars="200" w:firstLine="562"/>
        <w:rPr>
          <w:rFonts w:ascii="仿宋" w:eastAsia="仿宋" w:hAnsi="仿宋" w:cs="仿宋" w:hint="eastAsia"/>
          <w:b/>
          <w:bCs/>
          <w:sz w:val="28"/>
          <w:szCs w:val="28"/>
        </w:rPr>
      </w:pPr>
      <w:r>
        <w:rPr>
          <w:rFonts w:ascii="仿宋" w:eastAsia="仿宋" w:hAnsi="仿宋" w:cs="仿宋" w:hint="eastAsia"/>
          <w:b/>
          <w:bCs/>
          <w:sz w:val="28"/>
          <w:szCs w:val="28"/>
        </w:rPr>
        <w:t>第十九条  授信归还</w:t>
      </w:r>
    </w:p>
    <w:p w14:paraId="4D897484"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客户经理应在授信业务到期前5个工作日通知申请人备付相关款项用于还款，确保付款资金按时到账；</w:t>
      </w:r>
    </w:p>
    <w:p w14:paraId="2D47D29B" w14:textId="096546F7" w:rsidR="00BC412F"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授信业务到期日，申请人未按期足额还款或兑付的，</w:t>
      </w:r>
      <w:r>
        <w:rPr>
          <w:rFonts w:ascii="仿宋" w:eastAsia="仿宋" w:hAnsi="仿宋" w:cs="仿宋" w:hint="eastAsia"/>
          <w:sz w:val="28"/>
          <w:szCs w:val="28"/>
        </w:rPr>
        <w:t>应依据《</w:t>
      </w:r>
      <w:del w:id="31" w:author="Kexin" w:date="2026-08-26T09:07:00Z">
        <w:r w:rsidDel="00012D87">
          <w:rPr>
            <w:rFonts w:ascii="仿宋" w:eastAsia="仿宋" w:hAnsi="仿宋" w:cs="仿宋" w:hint="eastAsia"/>
            <w:sz w:val="28"/>
            <w:szCs w:val="28"/>
          </w:rPr>
          <w:delText>上海银行</w:delText>
        </w:r>
      </w:del>
      <w:ins w:id="32" w:author="Kexin" w:date="2026-08-26T09:07:00Z">
        <w:r w:rsidR="00012D87">
          <w:rPr>
            <w:rFonts w:ascii="仿宋" w:eastAsia="仿宋" w:hAnsi="仿宋" w:cs="仿宋" w:hint="eastAsia"/>
            <w:sz w:val="28"/>
            <w:szCs w:val="28"/>
          </w:rPr>
          <w:t>xx银行</w:t>
        </w:r>
      </w:ins>
      <w:r>
        <w:rPr>
          <w:rFonts w:ascii="仿宋" w:eastAsia="仿宋" w:hAnsi="仿宋" w:cs="仿宋" w:hint="eastAsia"/>
          <w:sz w:val="28"/>
          <w:szCs w:val="28"/>
        </w:rPr>
        <w:t>授信业务保证金管理办法》（</w:t>
      </w:r>
      <w:del w:id="33" w:author="Kexin" w:date="2026-08-26T09:07:00Z">
        <w:r w:rsidDel="00012D87">
          <w:rPr>
            <w:rFonts w:ascii="仿宋" w:eastAsia="仿宋" w:hAnsi="仿宋" w:cs="仿宋" w:hint="eastAsia"/>
            <w:sz w:val="28"/>
            <w:szCs w:val="28"/>
          </w:rPr>
          <w:delText>上银</w:delText>
        </w:r>
      </w:del>
      <w:ins w:id="34" w:author="Kexin" w:date="2026-08-26T09:07:00Z">
        <w:r w:rsidR="00012D87">
          <w:rPr>
            <w:rFonts w:ascii="仿宋" w:eastAsia="仿宋" w:hAnsi="仿宋" w:cs="仿宋" w:hint="eastAsia"/>
            <w:sz w:val="28"/>
            <w:szCs w:val="28"/>
          </w:rPr>
          <w:t>xxx</w:t>
        </w:r>
      </w:ins>
      <w:r>
        <w:rPr>
          <w:rFonts w:ascii="仿宋" w:eastAsia="仿宋" w:hAnsi="仿宋" w:cs="仿宋" w:hint="eastAsia"/>
          <w:sz w:val="28"/>
          <w:szCs w:val="28"/>
        </w:rPr>
        <w:t>办〔2025〕8号）、《</w:t>
      </w:r>
      <w:del w:id="35" w:author="Kexin" w:date="2026-08-26T09:07:00Z">
        <w:r w:rsidDel="00012D87">
          <w:rPr>
            <w:rFonts w:ascii="仿宋" w:eastAsia="仿宋" w:hAnsi="仿宋" w:cs="仿宋" w:hint="eastAsia"/>
            <w:sz w:val="28"/>
            <w:szCs w:val="28"/>
          </w:rPr>
          <w:delText>上海银行</w:delText>
        </w:r>
      </w:del>
      <w:ins w:id="36" w:author="Kexin" w:date="2026-08-26T09:07:00Z">
        <w:r w:rsidR="00012D87">
          <w:rPr>
            <w:rFonts w:ascii="仿宋" w:eastAsia="仿宋" w:hAnsi="仿宋" w:cs="仿宋" w:hint="eastAsia"/>
            <w:sz w:val="28"/>
            <w:szCs w:val="28"/>
          </w:rPr>
          <w:t>xx银行</w:t>
        </w:r>
      </w:ins>
      <w:r>
        <w:rPr>
          <w:rFonts w:ascii="仿宋" w:eastAsia="仿宋" w:hAnsi="仿宋" w:cs="仿宋" w:hint="eastAsia"/>
          <w:sz w:val="28"/>
          <w:szCs w:val="28"/>
        </w:rPr>
        <w:t>授信业务保证金运营管理规程》（</w:t>
      </w:r>
      <w:del w:id="37" w:author="Kexin" w:date="2026-08-26T09:07:00Z">
        <w:r w:rsidDel="00012D87">
          <w:rPr>
            <w:rFonts w:ascii="仿宋" w:eastAsia="仿宋" w:hAnsi="仿宋" w:cs="仿宋" w:hint="eastAsia"/>
            <w:sz w:val="28"/>
            <w:szCs w:val="28"/>
          </w:rPr>
          <w:delText>上银</w:delText>
        </w:r>
      </w:del>
      <w:ins w:id="38" w:author="Kexin" w:date="2026-08-26T09:07:00Z">
        <w:r w:rsidR="00012D87">
          <w:rPr>
            <w:rFonts w:ascii="仿宋" w:eastAsia="仿宋" w:hAnsi="仿宋" w:cs="仿宋" w:hint="eastAsia"/>
            <w:sz w:val="28"/>
            <w:szCs w:val="28"/>
          </w:rPr>
          <w:t>xxx</w:t>
        </w:r>
      </w:ins>
      <w:r>
        <w:rPr>
          <w:rFonts w:ascii="仿宋" w:eastAsia="仿宋" w:hAnsi="仿宋" w:cs="仿宋" w:hint="eastAsia"/>
          <w:sz w:val="28"/>
          <w:szCs w:val="28"/>
        </w:rPr>
        <w:t>办〔2025〕83号）及其修订文件的相关规定，</w:t>
      </w:r>
      <w:r>
        <w:rPr>
          <w:rFonts w:ascii="仿宋" w:eastAsia="仿宋" w:hAnsi="仿宋" w:cs="仿宋" w:hint="eastAsia"/>
          <w:kern w:val="0"/>
          <w:sz w:val="28"/>
          <w:szCs w:val="28"/>
        </w:rPr>
        <w:t>按以下两种情形处理：</w:t>
      </w:r>
    </w:p>
    <w:p w14:paraId="3767584E" w14:textId="77777777" w:rsidR="00BC412F" w:rsidRDefault="00000000">
      <w:pPr>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（一）授信业务到期日晚于所质押的</w:t>
      </w:r>
      <w:r>
        <w:rPr>
          <w:rFonts w:ascii="仿宋" w:eastAsia="仿宋" w:hAnsi="仿宋" w:cs="仿宋" w:hint="eastAsia"/>
          <w:bCs/>
          <w:sz w:val="28"/>
          <w:szCs w:val="28"/>
        </w:rPr>
        <w:t>结构性存款</w:t>
      </w:r>
      <w:r>
        <w:rPr>
          <w:rFonts w:ascii="仿宋" w:eastAsia="仿宋" w:hAnsi="仿宋" w:cs="仿宋" w:hint="eastAsia"/>
          <w:kern w:val="0"/>
          <w:sz w:val="28"/>
          <w:szCs w:val="28"/>
        </w:rPr>
        <w:t>到期日的，经办行扣划质押保证金账户中对应的结构性存款本金及收益用于归还</w:t>
      </w:r>
      <w:proofErr w:type="gramStart"/>
      <w:r>
        <w:rPr>
          <w:rFonts w:ascii="仿宋" w:eastAsia="仿宋" w:hAnsi="仿宋" w:cs="仿宋" w:hint="eastAsia"/>
          <w:kern w:val="0"/>
          <w:sz w:val="28"/>
          <w:szCs w:val="28"/>
        </w:rPr>
        <w:t>授信项下</w:t>
      </w:r>
      <w:proofErr w:type="gramEnd"/>
      <w:r>
        <w:rPr>
          <w:rFonts w:ascii="仿宋" w:eastAsia="仿宋" w:hAnsi="仿宋" w:cs="仿宋" w:hint="eastAsia"/>
          <w:kern w:val="0"/>
          <w:sz w:val="28"/>
          <w:szCs w:val="28"/>
        </w:rPr>
        <w:t>本金、利息及相关费用；待申请人</w:t>
      </w:r>
      <w:proofErr w:type="gramStart"/>
      <w:r>
        <w:rPr>
          <w:rFonts w:ascii="仿宋" w:eastAsia="仿宋" w:hAnsi="仿宋" w:cs="仿宋" w:hint="eastAsia"/>
          <w:kern w:val="0"/>
          <w:sz w:val="28"/>
          <w:szCs w:val="28"/>
        </w:rPr>
        <w:t>授信项下</w:t>
      </w:r>
      <w:proofErr w:type="gramEnd"/>
      <w:r>
        <w:rPr>
          <w:rFonts w:ascii="仿宋" w:eastAsia="仿宋" w:hAnsi="仿宋" w:cs="仿宋" w:hint="eastAsia"/>
          <w:kern w:val="0"/>
          <w:sz w:val="28"/>
          <w:szCs w:val="28"/>
        </w:rPr>
        <w:t>全部本金、利息及相关费用结清后，经办行方可将解除质押，并将剩余资金从质押保证金账户内转出。</w:t>
      </w:r>
    </w:p>
    <w:p w14:paraId="12B37391" w14:textId="77777777" w:rsidR="00BC412F" w:rsidRDefault="00000000">
      <w:pPr>
        <w:widowControl/>
        <w:spacing w:line="480" w:lineRule="exact"/>
        <w:ind w:firstLineChars="200" w:firstLine="552"/>
        <w:rPr>
          <w:rFonts w:ascii="仿宋" w:eastAsia="仿宋" w:hAnsi="仿宋" w:cs="仿宋" w:hint="eastAsia"/>
          <w:spacing w:val="-2"/>
          <w:kern w:val="0"/>
          <w:sz w:val="28"/>
          <w:szCs w:val="28"/>
        </w:rPr>
      </w:pPr>
      <w:r>
        <w:rPr>
          <w:rFonts w:ascii="仿宋" w:eastAsia="仿宋" w:hAnsi="仿宋" w:cs="仿宋" w:hint="eastAsia"/>
          <w:spacing w:val="-2"/>
          <w:kern w:val="0"/>
          <w:sz w:val="28"/>
          <w:szCs w:val="28"/>
        </w:rPr>
        <w:t>（二）授信业务到期日早于所质押的结构性存款到期日的，经办行应按结构性存款提前赎回规定完成质物扣划，并将扣划至质押保证金账户中对应的结构性存款本金及收益归还申请人</w:t>
      </w:r>
      <w:proofErr w:type="gramStart"/>
      <w:r>
        <w:rPr>
          <w:rFonts w:ascii="仿宋" w:eastAsia="仿宋" w:hAnsi="仿宋" w:cs="仿宋" w:hint="eastAsia"/>
          <w:spacing w:val="-2"/>
          <w:kern w:val="0"/>
          <w:sz w:val="28"/>
          <w:szCs w:val="28"/>
        </w:rPr>
        <w:t>授信项下</w:t>
      </w:r>
      <w:proofErr w:type="gramEnd"/>
      <w:r>
        <w:rPr>
          <w:rFonts w:ascii="仿宋" w:eastAsia="仿宋" w:hAnsi="仿宋" w:cs="仿宋" w:hint="eastAsia"/>
          <w:spacing w:val="-2"/>
          <w:kern w:val="0"/>
          <w:sz w:val="28"/>
          <w:szCs w:val="28"/>
        </w:rPr>
        <w:t>的本金、利息及相关费用。</w:t>
      </w:r>
    </w:p>
    <w:p w14:paraId="0965433E" w14:textId="77777777" w:rsidR="00BC412F"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如因结构性存款本身的性质导致无法提前赎回的，经办行应在结构性存款到期时直接扣收出质人所得结构性存款本金及收益款偿还申请人所欠债</w:t>
      </w:r>
      <w:proofErr w:type="gramStart"/>
      <w:r>
        <w:rPr>
          <w:rFonts w:ascii="仿宋" w:eastAsia="仿宋" w:hAnsi="仿宋" w:cs="仿宋" w:hint="eastAsia"/>
          <w:kern w:val="0"/>
          <w:sz w:val="28"/>
          <w:szCs w:val="28"/>
        </w:rPr>
        <w:t>务</w:t>
      </w:r>
      <w:proofErr w:type="gramEnd"/>
      <w:r>
        <w:rPr>
          <w:rFonts w:ascii="仿宋" w:eastAsia="仿宋" w:hAnsi="仿宋" w:cs="仿宋" w:hint="eastAsia"/>
          <w:kern w:val="0"/>
          <w:sz w:val="28"/>
          <w:szCs w:val="28"/>
        </w:rPr>
        <w:t>，由此产生的贷款利息、罚息及其他费用由申请人或出质人承担。</w:t>
      </w:r>
    </w:p>
    <w:p w14:paraId="0CD15288" w14:textId="77777777" w:rsidR="00BC412F"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sz w:val="28"/>
          <w:szCs w:val="28"/>
        </w:rPr>
        <w:lastRenderedPageBreak/>
        <w:t>若扣划质物不足以清偿贷款的，我行应继续向申请人追偿，包括但不限于扣划申请人在我</w:t>
      </w:r>
      <w:proofErr w:type="gramStart"/>
      <w:r>
        <w:rPr>
          <w:rFonts w:ascii="仿宋" w:eastAsia="仿宋" w:hAnsi="仿宋" w:cs="仿宋" w:hint="eastAsia"/>
          <w:sz w:val="28"/>
          <w:szCs w:val="28"/>
        </w:rPr>
        <w:t>行其他</w:t>
      </w:r>
      <w:proofErr w:type="gramEnd"/>
      <w:r>
        <w:rPr>
          <w:rFonts w:ascii="仿宋" w:eastAsia="仿宋" w:hAnsi="仿宋" w:cs="仿宋" w:hint="eastAsia"/>
          <w:sz w:val="28"/>
          <w:szCs w:val="28"/>
        </w:rPr>
        <w:t>账户内的资金。</w:t>
      </w:r>
    </w:p>
    <w:p w14:paraId="5557D6F0"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若质押的</w:t>
      </w:r>
      <w:r>
        <w:rPr>
          <w:rFonts w:ascii="仿宋" w:eastAsia="仿宋" w:hAnsi="仿宋" w:cs="仿宋" w:hint="eastAsia"/>
          <w:bCs/>
          <w:sz w:val="28"/>
          <w:szCs w:val="28"/>
        </w:rPr>
        <w:t>结构性</w:t>
      </w:r>
      <w:proofErr w:type="gramStart"/>
      <w:r>
        <w:rPr>
          <w:rFonts w:ascii="仿宋" w:eastAsia="仿宋" w:hAnsi="仿宋" w:cs="仿宋" w:hint="eastAsia"/>
          <w:bCs/>
          <w:sz w:val="28"/>
          <w:szCs w:val="28"/>
        </w:rPr>
        <w:t>存款</w:t>
      </w:r>
      <w:r>
        <w:rPr>
          <w:rFonts w:ascii="仿宋" w:eastAsia="仿宋" w:hAnsi="仿宋" w:cs="仿宋" w:hint="eastAsia"/>
          <w:sz w:val="28"/>
          <w:szCs w:val="28"/>
        </w:rPr>
        <w:t>与授信</w:t>
      </w:r>
      <w:proofErr w:type="gramEnd"/>
      <w:r>
        <w:rPr>
          <w:rFonts w:ascii="仿宋" w:eastAsia="仿宋" w:hAnsi="仿宋" w:cs="仿宋" w:hint="eastAsia"/>
          <w:sz w:val="28"/>
          <w:szCs w:val="28"/>
        </w:rPr>
        <w:t>业务的货币单位不一致，其</w:t>
      </w:r>
      <w:r>
        <w:rPr>
          <w:rFonts w:ascii="仿宋" w:eastAsia="仿宋" w:hAnsi="仿宋" w:cs="仿宋" w:hint="eastAsia"/>
          <w:bCs/>
          <w:sz w:val="28"/>
          <w:szCs w:val="28"/>
        </w:rPr>
        <w:t>结构性存款</w:t>
      </w:r>
      <w:r>
        <w:rPr>
          <w:rFonts w:ascii="仿宋" w:eastAsia="仿宋" w:hAnsi="仿宋" w:cs="仿宋" w:hint="eastAsia"/>
          <w:sz w:val="28"/>
          <w:szCs w:val="28"/>
        </w:rPr>
        <w:t>返还资金需结汇/购汇还贷的，应通知申请人持相关结汇/购汇材料前往经办行办理相关结汇/购汇手续。</w:t>
      </w:r>
    </w:p>
    <w:p w14:paraId="25DDA37C" w14:textId="77777777" w:rsidR="00BC412F" w:rsidRDefault="00000000">
      <w:pPr>
        <w:snapToGrid w:val="0"/>
        <w:spacing w:line="480" w:lineRule="exact"/>
        <w:ind w:firstLineChars="200" w:firstLine="562"/>
        <w:outlineLvl w:val="0"/>
        <w:rPr>
          <w:rFonts w:ascii="仿宋" w:eastAsia="仿宋" w:hAnsi="仿宋" w:cs="仿宋" w:hint="eastAsia"/>
          <w:sz w:val="28"/>
          <w:szCs w:val="28"/>
        </w:rPr>
      </w:pPr>
      <w:r>
        <w:rPr>
          <w:rFonts w:ascii="仿宋" w:eastAsia="仿宋" w:hAnsi="仿宋" w:cs="仿宋" w:hint="eastAsia"/>
          <w:b/>
          <w:bCs/>
          <w:sz w:val="28"/>
          <w:szCs w:val="28"/>
        </w:rPr>
        <w:t>第二十条  额度提前终止</w:t>
      </w:r>
    </w:p>
    <w:p w14:paraId="42D58DE9"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申请人违反与我行签订的相关协议、合同约定，或申请人具有以下情况之一的，经办行应根据相关协议约定及时采取有效措施，提前收回部分或全部授信，若</w:t>
      </w:r>
      <w:r>
        <w:rPr>
          <w:rFonts w:ascii="仿宋" w:eastAsia="仿宋" w:hAnsi="仿宋" w:cs="仿宋" w:hint="eastAsia"/>
          <w:bCs/>
          <w:sz w:val="28"/>
          <w:szCs w:val="28"/>
        </w:rPr>
        <w:t>结构性存款</w:t>
      </w:r>
      <w:r>
        <w:rPr>
          <w:rFonts w:ascii="仿宋" w:eastAsia="仿宋" w:hAnsi="仿宋" w:cs="仿宋" w:hint="eastAsia"/>
          <w:sz w:val="28"/>
          <w:szCs w:val="28"/>
        </w:rPr>
        <w:t>尚未到期的，则按第十九条（二）项下第一款规定提前扣划质押的</w:t>
      </w:r>
      <w:r>
        <w:rPr>
          <w:rFonts w:ascii="仿宋" w:eastAsia="仿宋" w:hAnsi="仿宋" w:cs="仿宋" w:hint="eastAsia"/>
          <w:bCs/>
          <w:sz w:val="28"/>
          <w:szCs w:val="28"/>
        </w:rPr>
        <w:t>结构性存款</w:t>
      </w:r>
      <w:r>
        <w:rPr>
          <w:rFonts w:ascii="仿宋" w:eastAsia="仿宋" w:hAnsi="仿宋" w:cs="仿宋" w:hint="eastAsia"/>
          <w:sz w:val="28"/>
          <w:szCs w:val="28"/>
        </w:rPr>
        <w:t>款项偿还授信业务本息，如因市场、交易规则、交易时间等原因不能实现强制赎回的资产处置，按第十九条（二）项下第二款处理：</w:t>
      </w:r>
    </w:p>
    <w:p w14:paraId="15B1F086"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（一）申请人向我行提交虚假材料或证明文件；</w:t>
      </w:r>
    </w:p>
    <w:p w14:paraId="66650617"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（二）申请人发生足以影响其偿债能力、资信的变动，如破产、兼并、重组等；</w:t>
      </w:r>
    </w:p>
    <w:p w14:paraId="4CA79026"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（三）申请人涉讼或即将涉入诉讼、仲裁或其他法律纠纷；</w:t>
      </w:r>
    </w:p>
    <w:p w14:paraId="5351DBF1"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（四）司法机关等对申请人账户进行查封、冻结、扣划等情况；</w:t>
      </w:r>
    </w:p>
    <w:p w14:paraId="066F9A1A" w14:textId="77777777" w:rsidR="00BC412F" w:rsidRDefault="00000000">
      <w:pPr>
        <w:snapToGrid w:val="0"/>
        <w:spacing w:line="480" w:lineRule="exact"/>
        <w:ind w:firstLineChars="200" w:firstLine="560"/>
        <w:outlineLvl w:val="0"/>
        <w:rPr>
          <w:rFonts w:ascii="仿宋" w:eastAsia="仿宋" w:hAnsi="仿宋" w:cs="仿宋" w:hint="eastAsia"/>
          <w:sz w:val="28"/>
          <w:szCs w:val="28"/>
        </w:rPr>
      </w:pPr>
      <w:r>
        <w:rPr>
          <w:rFonts w:ascii="仿宋" w:eastAsia="仿宋" w:hAnsi="仿宋" w:cs="仿宋" w:hint="eastAsia"/>
          <w:sz w:val="28"/>
          <w:szCs w:val="28"/>
        </w:rPr>
        <w:t>（五）其他我行认为可能损害信贷资产安全的情况。</w:t>
      </w:r>
    </w:p>
    <w:p w14:paraId="027779FE"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第二十一条  质押解除</w:t>
      </w:r>
    </w:p>
    <w:p w14:paraId="3C8FAEA2" w14:textId="0D601B65"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授信业务到期结清后，客户经理应按照《</w:t>
      </w:r>
      <w:del w:id="39" w:author="Kexin" w:date="2026-08-26T09:07:00Z">
        <w:r w:rsidDel="00012D87">
          <w:rPr>
            <w:rFonts w:ascii="仿宋" w:eastAsia="仿宋" w:hAnsi="仿宋" w:cs="仿宋" w:hint="eastAsia"/>
            <w:sz w:val="28"/>
            <w:szCs w:val="28"/>
          </w:rPr>
          <w:delText>上海银行</w:delText>
        </w:r>
      </w:del>
      <w:ins w:id="40" w:author="Kexin" w:date="2026-08-26T09:07:00Z">
        <w:r w:rsidR="00012D87">
          <w:rPr>
            <w:rFonts w:ascii="仿宋" w:eastAsia="仿宋" w:hAnsi="仿宋" w:cs="仿宋" w:hint="eastAsia"/>
            <w:sz w:val="28"/>
            <w:szCs w:val="28"/>
          </w:rPr>
          <w:t>xx银行</w:t>
        </w:r>
      </w:ins>
      <w:r>
        <w:rPr>
          <w:rFonts w:ascii="仿宋" w:eastAsia="仿宋" w:hAnsi="仿宋" w:cs="仿宋" w:hint="eastAsia"/>
          <w:sz w:val="28"/>
          <w:szCs w:val="28"/>
        </w:rPr>
        <w:t>授信业务保证金运营管理规程》（</w:t>
      </w:r>
      <w:del w:id="41" w:author="Kexin" w:date="2026-08-26T09:07:00Z">
        <w:r w:rsidDel="00012D87">
          <w:rPr>
            <w:rFonts w:ascii="仿宋" w:eastAsia="仿宋" w:hAnsi="仿宋" w:cs="仿宋" w:hint="eastAsia"/>
            <w:sz w:val="28"/>
            <w:szCs w:val="28"/>
          </w:rPr>
          <w:delText>上银</w:delText>
        </w:r>
      </w:del>
      <w:ins w:id="42" w:author="Kexin" w:date="2026-08-26T09:07:00Z">
        <w:r w:rsidR="00012D87">
          <w:rPr>
            <w:rFonts w:ascii="仿宋" w:eastAsia="仿宋" w:hAnsi="仿宋" w:cs="仿宋" w:hint="eastAsia"/>
            <w:sz w:val="28"/>
            <w:szCs w:val="28"/>
          </w:rPr>
          <w:t>xxx</w:t>
        </w:r>
      </w:ins>
      <w:r>
        <w:rPr>
          <w:rFonts w:ascii="仿宋" w:eastAsia="仿宋" w:hAnsi="仿宋" w:cs="仿宋" w:hint="eastAsia"/>
          <w:sz w:val="28"/>
          <w:szCs w:val="28"/>
        </w:rPr>
        <w:t>办〔2025〕8号）及其修订文件的相关要求，出具业务联系单，注明质押授信业务已结清，并经审核后，提交经办行柜面人员对质</w:t>
      </w:r>
      <w:proofErr w:type="gramStart"/>
      <w:r>
        <w:rPr>
          <w:rFonts w:ascii="仿宋" w:eastAsia="仿宋" w:hAnsi="仿宋" w:cs="仿宋" w:hint="eastAsia"/>
          <w:sz w:val="28"/>
          <w:szCs w:val="28"/>
        </w:rPr>
        <w:t>押</w:t>
      </w:r>
      <w:proofErr w:type="gramEnd"/>
      <w:r>
        <w:rPr>
          <w:rFonts w:ascii="仿宋" w:eastAsia="仿宋" w:hAnsi="仿宋" w:cs="仿宋" w:hint="eastAsia"/>
          <w:sz w:val="28"/>
          <w:szCs w:val="28"/>
        </w:rPr>
        <w:t>保证金账户进行解除</w:t>
      </w:r>
      <w:proofErr w:type="gramStart"/>
      <w:r>
        <w:rPr>
          <w:rFonts w:ascii="仿宋" w:eastAsia="仿宋" w:hAnsi="仿宋" w:cs="仿宋" w:hint="eastAsia"/>
          <w:sz w:val="28"/>
          <w:szCs w:val="28"/>
        </w:rPr>
        <w:t>质押及销户</w:t>
      </w:r>
      <w:proofErr w:type="gramEnd"/>
      <w:r>
        <w:rPr>
          <w:rFonts w:ascii="仿宋" w:eastAsia="仿宋" w:hAnsi="仿宋" w:cs="仿宋" w:hint="eastAsia"/>
          <w:sz w:val="28"/>
          <w:szCs w:val="28"/>
        </w:rPr>
        <w:t>操作，如</w:t>
      </w:r>
      <w:r>
        <w:rPr>
          <w:rFonts w:ascii="仿宋" w:eastAsia="仿宋" w:hAnsi="仿宋" w:cs="仿宋" w:hint="eastAsia"/>
          <w:kern w:val="0"/>
          <w:sz w:val="28"/>
          <w:szCs w:val="28"/>
        </w:rPr>
        <w:t>质押</w:t>
      </w:r>
      <w:r>
        <w:rPr>
          <w:rFonts w:ascii="仿宋" w:eastAsia="仿宋" w:hAnsi="仿宋" w:cs="仿宋" w:hint="eastAsia"/>
          <w:sz w:val="28"/>
          <w:szCs w:val="28"/>
        </w:rPr>
        <w:t>保证金账户内对应的结构性存款本金及收益尚有余额的，还应将该剩余本金及收益转出；</w:t>
      </w:r>
    </w:p>
    <w:p w14:paraId="6F2B60E1"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质押登记人员在“动产融资统一登记公示系统”中注销结构性存款质押登记。</w:t>
      </w:r>
    </w:p>
    <w:p w14:paraId="6E309B63" w14:textId="77777777" w:rsidR="00BC412F" w:rsidRDefault="00BC412F">
      <w:pPr>
        <w:spacing w:line="480" w:lineRule="exact"/>
        <w:rPr>
          <w:rFonts w:ascii="仿宋_GB2312" w:eastAsia="仿宋_GB2312"/>
          <w:sz w:val="28"/>
        </w:rPr>
      </w:pPr>
    </w:p>
    <w:p w14:paraId="59C60459" w14:textId="77777777" w:rsidR="00BC412F" w:rsidRDefault="00000000">
      <w:pPr>
        <w:snapToGrid w:val="0"/>
        <w:spacing w:line="480" w:lineRule="exact"/>
        <w:jc w:val="center"/>
        <w:outlineLvl w:val="0"/>
        <w:rPr>
          <w:rFonts w:ascii="黑体" w:eastAsia="黑体" w:hAnsi="Garamond"/>
          <w:bCs/>
          <w:sz w:val="28"/>
          <w:szCs w:val="28"/>
        </w:rPr>
      </w:pPr>
      <w:r>
        <w:rPr>
          <w:rFonts w:ascii="黑体" w:eastAsia="黑体" w:hAnsi="Garamond" w:cs="仿宋_GB2312" w:hint="eastAsia"/>
          <w:bCs/>
          <w:sz w:val="28"/>
          <w:szCs w:val="28"/>
        </w:rPr>
        <w:t>第四章  附  则</w:t>
      </w:r>
    </w:p>
    <w:p w14:paraId="1CA1AD04" w14:textId="77777777" w:rsidR="00BC412F" w:rsidRDefault="00BC412F">
      <w:pPr>
        <w:spacing w:line="480" w:lineRule="exact"/>
        <w:rPr>
          <w:rFonts w:ascii="仿宋" w:eastAsia="仿宋" w:hAnsi="仿宋" w:cs="仿宋" w:hint="eastAsia"/>
          <w:b/>
          <w:sz w:val="28"/>
          <w:szCs w:val="28"/>
        </w:rPr>
      </w:pPr>
    </w:p>
    <w:p w14:paraId="01772E66" w14:textId="77777777" w:rsidR="00BC412F" w:rsidRDefault="00000000">
      <w:pPr>
        <w:spacing w:line="480" w:lineRule="exact"/>
        <w:ind w:firstLineChars="200" w:firstLine="562"/>
        <w:rPr>
          <w:rFonts w:ascii="仿宋" w:eastAsia="仿宋" w:hAnsi="仿宋" w:cs="仿宋" w:hint="eastAsia"/>
          <w:b/>
          <w:sz w:val="28"/>
          <w:szCs w:val="28"/>
        </w:rPr>
      </w:pPr>
      <w:r>
        <w:rPr>
          <w:rFonts w:ascii="仿宋" w:eastAsia="仿宋" w:hAnsi="仿宋" w:cs="仿宋" w:hint="eastAsia"/>
          <w:b/>
          <w:sz w:val="28"/>
          <w:szCs w:val="28"/>
        </w:rPr>
        <w:lastRenderedPageBreak/>
        <w:t>第二十二条  职责分工</w:t>
      </w:r>
    </w:p>
    <w:p w14:paraId="543BBE85" w14:textId="77777777" w:rsidR="00BC412F"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总行公司业务部负责起草和修订单位结构性存款质押授信业务管理规章，并指导、督查各经营单位的业务操作。</w:t>
      </w:r>
    </w:p>
    <w:p w14:paraId="1308C864"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总行普惠业务部和国际业务部负责按本规程规定指导、督查各经营单位的条</w:t>
      </w:r>
      <w:proofErr w:type="gramStart"/>
      <w:r>
        <w:rPr>
          <w:rFonts w:ascii="仿宋" w:eastAsia="仿宋" w:hAnsi="仿宋" w:cs="仿宋" w:hint="eastAsia"/>
          <w:sz w:val="28"/>
          <w:szCs w:val="28"/>
        </w:rPr>
        <w:t>线业务</w:t>
      </w:r>
      <w:proofErr w:type="gramEnd"/>
      <w:r>
        <w:rPr>
          <w:rFonts w:ascii="仿宋" w:eastAsia="仿宋" w:hAnsi="仿宋" w:cs="仿宋" w:hint="eastAsia"/>
          <w:sz w:val="28"/>
          <w:szCs w:val="28"/>
        </w:rPr>
        <w:t>操作。</w:t>
      </w:r>
    </w:p>
    <w:p w14:paraId="52FC5BA0"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总行运营管理部负责按本规程指导单位结构性存款的开立、冻结与止付的柜面操作。</w:t>
      </w:r>
    </w:p>
    <w:p w14:paraId="3653E4EA" w14:textId="77777777" w:rsidR="00BC412F" w:rsidRDefault="00000000">
      <w:pPr>
        <w:spacing w:line="480" w:lineRule="exact"/>
        <w:ind w:firstLineChars="200" w:firstLine="560"/>
        <w:rPr>
          <w:rFonts w:ascii="黑体" w:eastAsia="黑体" w:hAnsi="Garamond"/>
          <w:sz w:val="28"/>
          <w:szCs w:val="28"/>
        </w:rPr>
      </w:pPr>
      <w:r>
        <w:rPr>
          <w:rFonts w:ascii="仿宋" w:eastAsia="仿宋" w:hAnsi="仿宋" w:cs="仿宋" w:hint="eastAsia"/>
          <w:sz w:val="28"/>
          <w:szCs w:val="28"/>
        </w:rPr>
        <w:t>各经营单位在授信尽职调查、审批及放款支付等环节，按照本规程规定执行。</w:t>
      </w:r>
    </w:p>
    <w:p w14:paraId="4B81AC0A" w14:textId="77777777" w:rsidR="00BC412F" w:rsidRDefault="00000000">
      <w:pPr>
        <w:snapToGrid w:val="0"/>
        <w:spacing w:line="480" w:lineRule="exact"/>
        <w:ind w:firstLineChars="200" w:firstLine="562"/>
        <w:outlineLvl w:val="0"/>
        <w:rPr>
          <w:rFonts w:ascii="仿宋" w:eastAsia="仿宋" w:hAnsi="仿宋" w:cs="仿宋" w:hint="eastAsia"/>
          <w:sz w:val="28"/>
          <w:szCs w:val="28"/>
        </w:rPr>
      </w:pPr>
      <w:r>
        <w:rPr>
          <w:rFonts w:ascii="仿宋" w:eastAsia="仿宋" w:hAnsi="仿宋" w:cs="仿宋" w:hint="eastAsia"/>
          <w:b/>
          <w:bCs/>
          <w:sz w:val="28"/>
          <w:szCs w:val="28"/>
        </w:rPr>
        <w:t>第二十三条  反洗钱管理</w:t>
      </w:r>
    </w:p>
    <w:p w14:paraId="48B1DCF7" w14:textId="2F4CB4D0" w:rsidR="00BC412F" w:rsidRDefault="00000000">
      <w:pPr>
        <w:numPr>
          <w:ilvl w:val="255"/>
          <w:numId w:val="0"/>
        </w:numPr>
        <w:tabs>
          <w:tab w:val="left" w:pos="14"/>
        </w:tabs>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各经营单位在开展业务时，应严格按照我行反洗</w:t>
      </w:r>
      <w:proofErr w:type="gramStart"/>
      <w:r>
        <w:rPr>
          <w:rFonts w:ascii="仿宋" w:eastAsia="仿宋" w:hAnsi="仿宋" w:cs="仿宋" w:hint="eastAsia"/>
          <w:sz w:val="28"/>
          <w:szCs w:val="28"/>
        </w:rPr>
        <w:t>钱各项</w:t>
      </w:r>
      <w:proofErr w:type="gramEnd"/>
      <w:r>
        <w:rPr>
          <w:rFonts w:ascii="仿宋" w:eastAsia="仿宋" w:hAnsi="仿宋" w:cs="仿宋" w:hint="eastAsia"/>
          <w:sz w:val="28"/>
          <w:szCs w:val="28"/>
        </w:rPr>
        <w:t>内控制度，以及《关于进一步做好公司业务洗钱和恐怖融资风险管理工作的通知》（</w:t>
      </w:r>
      <w:del w:id="43" w:author="Kexin" w:date="2026-08-26T09:07:00Z">
        <w:r w:rsidDel="00012D87">
          <w:rPr>
            <w:rFonts w:ascii="仿宋" w:eastAsia="仿宋" w:hAnsi="仿宋" w:cs="仿宋" w:hint="eastAsia"/>
            <w:sz w:val="28"/>
            <w:szCs w:val="28"/>
          </w:rPr>
          <w:delText>上银</w:delText>
        </w:r>
      </w:del>
      <w:ins w:id="44" w:author="Kexin" w:date="2026-08-26T09:07:00Z">
        <w:r w:rsidR="00012D87">
          <w:rPr>
            <w:rFonts w:ascii="仿宋" w:eastAsia="仿宋" w:hAnsi="仿宋" w:cs="仿宋" w:hint="eastAsia"/>
            <w:sz w:val="28"/>
            <w:szCs w:val="28"/>
          </w:rPr>
          <w:t>xxx</w:t>
        </w:r>
      </w:ins>
      <w:r>
        <w:rPr>
          <w:rFonts w:ascii="仿宋" w:eastAsia="仿宋" w:hAnsi="仿宋" w:cs="仿宋" w:hint="eastAsia"/>
          <w:sz w:val="28"/>
          <w:szCs w:val="28"/>
        </w:rPr>
        <w:t>公〔2023〕11号）、《</w:t>
      </w:r>
      <w:del w:id="45" w:author="Kexin" w:date="2026-08-26T09:07:00Z">
        <w:r w:rsidDel="00012D87">
          <w:rPr>
            <w:rFonts w:ascii="仿宋" w:eastAsia="仿宋" w:hAnsi="仿宋" w:cs="仿宋" w:hint="eastAsia"/>
            <w:sz w:val="28"/>
            <w:szCs w:val="28"/>
          </w:rPr>
          <w:delText>上海银行</w:delText>
        </w:r>
      </w:del>
      <w:ins w:id="46" w:author="Kexin" w:date="2026-08-26T09:07:00Z">
        <w:r w:rsidR="00012D87">
          <w:rPr>
            <w:rFonts w:ascii="仿宋" w:eastAsia="仿宋" w:hAnsi="仿宋" w:cs="仿宋" w:hint="eastAsia"/>
            <w:sz w:val="28"/>
            <w:szCs w:val="28"/>
          </w:rPr>
          <w:t>xx银行</w:t>
        </w:r>
      </w:ins>
      <w:r>
        <w:rPr>
          <w:rFonts w:ascii="仿宋" w:eastAsia="仿宋" w:hAnsi="仿宋" w:cs="仿宋" w:hint="eastAsia"/>
          <w:sz w:val="28"/>
          <w:szCs w:val="28"/>
        </w:rPr>
        <w:t>跨境业务洗钱和恐怖融资风险管理规程》（</w:t>
      </w:r>
      <w:del w:id="47" w:author="Kexin" w:date="2026-08-26T09:07:00Z">
        <w:r w:rsidDel="00012D87">
          <w:rPr>
            <w:rFonts w:ascii="仿宋" w:eastAsia="仿宋" w:hAnsi="仿宋" w:cs="仿宋" w:hint="eastAsia"/>
            <w:sz w:val="28"/>
            <w:szCs w:val="28"/>
          </w:rPr>
          <w:delText>上银</w:delText>
        </w:r>
      </w:del>
      <w:ins w:id="48" w:author="Kexin" w:date="2026-08-26T09:07:00Z">
        <w:r w:rsidR="00012D87">
          <w:rPr>
            <w:rFonts w:ascii="仿宋" w:eastAsia="仿宋" w:hAnsi="仿宋" w:cs="仿宋" w:hint="eastAsia"/>
            <w:sz w:val="28"/>
            <w:szCs w:val="28"/>
          </w:rPr>
          <w:t>xxx</w:t>
        </w:r>
      </w:ins>
      <w:r>
        <w:rPr>
          <w:rFonts w:ascii="仿宋" w:eastAsia="仿宋" w:hAnsi="仿宋" w:cs="仿宋" w:hint="eastAsia"/>
          <w:sz w:val="28"/>
          <w:szCs w:val="28"/>
        </w:rPr>
        <w:t>办〔2025〕110号）及其修订文件等规定要求，认真开展客户身份识别与尽职调查、客户身份资料及交易记录保存、客户洗钱风险评估与分类管理、反洗钱和反恐怖融资名单监控等工作，切实履行反洗钱法定义务，有效防范洗钱风险。原则上不得为我行洗钱风险等级为较高风险的客户办理业务，如存在特殊情况的，应在强化尽职调查的基础上采取合理有效的风险控制措施，填报并留存客户加强型尽职调查报告及相关材料，</w:t>
      </w:r>
      <w:proofErr w:type="gramStart"/>
      <w:r>
        <w:rPr>
          <w:rFonts w:ascii="仿宋" w:eastAsia="仿宋" w:hAnsi="仿宋" w:cs="仿宋" w:hint="eastAsia"/>
          <w:sz w:val="28"/>
          <w:szCs w:val="28"/>
        </w:rPr>
        <w:t>经经营</w:t>
      </w:r>
      <w:proofErr w:type="gramEnd"/>
      <w:r>
        <w:rPr>
          <w:rFonts w:ascii="仿宋" w:eastAsia="仿宋" w:hAnsi="仿宋" w:cs="仿宋" w:hint="eastAsia"/>
          <w:sz w:val="28"/>
          <w:szCs w:val="28"/>
        </w:rPr>
        <w:t>单位反洗</w:t>
      </w:r>
      <w:proofErr w:type="gramStart"/>
      <w:r>
        <w:rPr>
          <w:rFonts w:ascii="仿宋" w:eastAsia="仿宋" w:hAnsi="仿宋" w:cs="仿宋" w:hint="eastAsia"/>
          <w:sz w:val="28"/>
          <w:szCs w:val="28"/>
        </w:rPr>
        <w:t>钱工作</w:t>
      </w:r>
      <w:proofErr w:type="gramEnd"/>
      <w:r>
        <w:rPr>
          <w:rFonts w:ascii="仿宋" w:eastAsia="仿宋" w:hAnsi="仿宋" w:cs="仿宋" w:hint="eastAsia"/>
          <w:sz w:val="28"/>
          <w:szCs w:val="28"/>
        </w:rPr>
        <w:t>领导小组审批后执行。对于洗钱风险等级为高风险的借款人，应拒绝业务申请。</w:t>
      </w:r>
    </w:p>
    <w:p w14:paraId="6A76C7B2" w14:textId="77777777" w:rsidR="00BC412F" w:rsidRDefault="00000000">
      <w:pPr>
        <w:snapToGrid w:val="0"/>
        <w:spacing w:line="480" w:lineRule="exact"/>
        <w:ind w:firstLineChars="200" w:firstLine="562"/>
        <w:outlineLvl w:val="0"/>
        <w:rPr>
          <w:rFonts w:ascii="仿宋" w:eastAsia="仿宋" w:hAnsi="仿宋" w:cs="仿宋" w:hint="eastAsia"/>
          <w:b/>
          <w:sz w:val="28"/>
          <w:szCs w:val="28"/>
        </w:rPr>
      </w:pPr>
      <w:r>
        <w:rPr>
          <w:rFonts w:ascii="仿宋" w:eastAsia="仿宋" w:hAnsi="仿宋" w:cs="仿宋" w:hint="eastAsia"/>
          <w:b/>
          <w:sz w:val="28"/>
          <w:szCs w:val="28"/>
        </w:rPr>
        <w:t>第二十四条  反商业贿赂</w:t>
      </w:r>
    </w:p>
    <w:p w14:paraId="69D7DAF1"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各经办行在开展</w:t>
      </w:r>
      <w:r>
        <w:rPr>
          <w:rFonts w:ascii="仿宋" w:eastAsia="仿宋" w:hAnsi="仿宋" w:cs="仿宋" w:hint="eastAsia"/>
          <w:bCs/>
          <w:sz w:val="28"/>
          <w:szCs w:val="28"/>
        </w:rPr>
        <w:t>结构性</w:t>
      </w:r>
      <w:proofErr w:type="gramStart"/>
      <w:r>
        <w:rPr>
          <w:rFonts w:ascii="仿宋" w:eastAsia="仿宋" w:hAnsi="仿宋" w:cs="仿宋" w:hint="eastAsia"/>
          <w:bCs/>
          <w:sz w:val="28"/>
          <w:szCs w:val="28"/>
        </w:rPr>
        <w:t>存款</w:t>
      </w:r>
      <w:r>
        <w:rPr>
          <w:rFonts w:ascii="仿宋" w:eastAsia="仿宋" w:hAnsi="仿宋" w:cs="仿宋" w:hint="eastAsia"/>
          <w:sz w:val="28"/>
          <w:szCs w:val="28"/>
        </w:rPr>
        <w:t>押授信</w:t>
      </w:r>
      <w:proofErr w:type="gramEnd"/>
      <w:r>
        <w:rPr>
          <w:rFonts w:ascii="仿宋" w:eastAsia="仿宋" w:hAnsi="仿宋" w:cs="仿宋" w:hint="eastAsia"/>
          <w:sz w:val="28"/>
          <w:szCs w:val="28"/>
        </w:rPr>
        <w:t>业务时，应自觉抵制和防范商业贿赂并自觉遵守相关的规章制度。</w:t>
      </w:r>
    </w:p>
    <w:p w14:paraId="18F7433E" w14:textId="77777777" w:rsidR="00BC412F" w:rsidRDefault="00000000">
      <w:pPr>
        <w:snapToGrid w:val="0"/>
        <w:spacing w:line="480" w:lineRule="exact"/>
        <w:ind w:firstLineChars="200" w:firstLine="562"/>
        <w:rPr>
          <w:rFonts w:ascii="仿宋" w:eastAsia="仿宋" w:hAnsi="仿宋" w:cs="仿宋" w:hint="eastAsia"/>
          <w:sz w:val="28"/>
          <w:szCs w:val="28"/>
        </w:rPr>
      </w:pPr>
      <w:r>
        <w:rPr>
          <w:rFonts w:ascii="仿宋" w:eastAsia="仿宋" w:hAnsi="仿宋" w:cs="仿宋" w:hint="eastAsia"/>
          <w:b/>
          <w:bCs/>
          <w:sz w:val="28"/>
          <w:szCs w:val="28"/>
        </w:rPr>
        <w:t xml:space="preserve">第二十五条 </w:t>
      </w:r>
      <w:r>
        <w:rPr>
          <w:rFonts w:ascii="仿宋" w:eastAsia="仿宋" w:hAnsi="仿宋" w:cs="仿宋" w:hint="eastAsia"/>
          <w:b/>
          <w:sz w:val="28"/>
          <w:szCs w:val="28"/>
        </w:rPr>
        <w:t>责任追究</w:t>
      </w:r>
    </w:p>
    <w:p w14:paraId="60DB6662"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对于违反监管规定或本规程的相关违规问题责任人，应按照我行相关制度进行责任追究，包括问责、违规积分、条线限制性或约束性措施等；</w:t>
      </w:r>
      <w:proofErr w:type="gramStart"/>
      <w:r>
        <w:rPr>
          <w:rFonts w:ascii="仿宋" w:eastAsia="仿宋" w:hAnsi="仿宋" w:cs="仿宋" w:hint="eastAsia"/>
          <w:sz w:val="28"/>
          <w:szCs w:val="28"/>
        </w:rPr>
        <w:t>符合问</w:t>
      </w:r>
      <w:proofErr w:type="gramEnd"/>
      <w:r>
        <w:rPr>
          <w:rFonts w:ascii="仿宋" w:eastAsia="仿宋" w:hAnsi="仿宋" w:cs="仿宋" w:hint="eastAsia"/>
          <w:sz w:val="28"/>
          <w:szCs w:val="28"/>
        </w:rPr>
        <w:t>责发起标准的，应根据违规情节和危害后果对责任人</w:t>
      </w:r>
      <w:proofErr w:type="gramStart"/>
      <w:r>
        <w:rPr>
          <w:rFonts w:ascii="仿宋" w:eastAsia="仿宋" w:hAnsi="仿宋" w:cs="仿宋" w:hint="eastAsia"/>
          <w:sz w:val="28"/>
          <w:szCs w:val="28"/>
        </w:rPr>
        <w:t>开展问</w:t>
      </w:r>
      <w:proofErr w:type="gramEnd"/>
      <w:r>
        <w:rPr>
          <w:rFonts w:ascii="仿宋" w:eastAsia="仿宋" w:hAnsi="仿宋" w:cs="仿宋" w:hint="eastAsia"/>
          <w:sz w:val="28"/>
          <w:szCs w:val="28"/>
        </w:rPr>
        <w:t>责。</w:t>
      </w:r>
    </w:p>
    <w:p w14:paraId="5BF394AB"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第二十六条  解释部门</w:t>
      </w:r>
    </w:p>
    <w:p w14:paraId="2A9B4082"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lastRenderedPageBreak/>
        <w:t>本操作规程由总行公司业务部负责解释。</w:t>
      </w:r>
    </w:p>
    <w:p w14:paraId="210693A5" w14:textId="77777777" w:rsidR="00BC412F" w:rsidRDefault="00000000">
      <w:pPr>
        <w:snapToGrid w:val="0"/>
        <w:spacing w:line="480" w:lineRule="exact"/>
        <w:ind w:firstLineChars="200" w:firstLine="562"/>
        <w:outlineLvl w:val="0"/>
        <w:rPr>
          <w:rFonts w:ascii="仿宋" w:eastAsia="仿宋" w:hAnsi="仿宋" w:cs="仿宋" w:hint="eastAsia"/>
          <w:b/>
          <w:bCs/>
          <w:sz w:val="28"/>
          <w:szCs w:val="28"/>
        </w:rPr>
      </w:pPr>
      <w:r>
        <w:rPr>
          <w:rFonts w:ascii="仿宋" w:eastAsia="仿宋" w:hAnsi="仿宋" w:cs="仿宋" w:hint="eastAsia"/>
          <w:b/>
          <w:bCs/>
          <w:sz w:val="28"/>
          <w:szCs w:val="28"/>
        </w:rPr>
        <w:t>第二十七条  生效施行</w:t>
      </w:r>
    </w:p>
    <w:p w14:paraId="145AE14F" w14:textId="2CC15313" w:rsidR="00BC412F" w:rsidRDefault="00000000">
      <w:pPr>
        <w:snapToGrid w:val="0"/>
        <w:spacing w:line="480" w:lineRule="exact"/>
        <w:ind w:firstLineChars="200" w:firstLine="560"/>
        <w:outlineLvl w:val="0"/>
        <w:rPr>
          <w:rFonts w:ascii="仿宋" w:eastAsia="仿宋" w:hAnsi="仿宋" w:cs="仿宋" w:hint="eastAsia"/>
          <w:spacing w:val="-6"/>
          <w:sz w:val="28"/>
          <w:szCs w:val="28"/>
        </w:rPr>
      </w:pPr>
      <w:r>
        <w:rPr>
          <w:rFonts w:ascii="仿宋" w:eastAsia="仿宋" w:hAnsi="仿宋" w:cs="仿宋" w:hint="eastAsia"/>
          <w:sz w:val="28"/>
          <w:szCs w:val="28"/>
        </w:rPr>
        <w:t>本操作规程自印发之日起施行。自本规程施行之日起，原《</w:t>
      </w:r>
      <w:del w:id="49" w:author="Kexin" w:date="2026-08-26T09:07:00Z">
        <w:r w:rsidDel="00012D87">
          <w:rPr>
            <w:rFonts w:ascii="仿宋" w:eastAsia="仿宋" w:hAnsi="仿宋" w:cs="仿宋" w:hint="eastAsia"/>
            <w:sz w:val="28"/>
            <w:szCs w:val="28"/>
          </w:rPr>
          <w:delText>上海银行</w:delText>
        </w:r>
      </w:del>
      <w:ins w:id="50" w:author="Kexin" w:date="2026-08-26T09:07:00Z">
        <w:r w:rsidR="00012D87">
          <w:rPr>
            <w:rFonts w:ascii="仿宋" w:eastAsia="仿宋" w:hAnsi="仿宋" w:cs="仿宋" w:hint="eastAsia"/>
            <w:sz w:val="28"/>
            <w:szCs w:val="28"/>
          </w:rPr>
          <w:t>xx银行</w:t>
        </w:r>
      </w:ins>
      <w:r>
        <w:rPr>
          <w:rFonts w:ascii="仿宋" w:eastAsia="仿宋" w:hAnsi="仿宋" w:cs="仿宋" w:hint="eastAsia"/>
          <w:spacing w:val="-6"/>
          <w:sz w:val="28"/>
          <w:szCs w:val="28"/>
        </w:rPr>
        <w:t>单位结构性存款质押授信业务操作规程（2024年版）》（</w:t>
      </w:r>
      <w:del w:id="51" w:author="Kexin" w:date="2026-08-26T09:07:00Z">
        <w:r w:rsidDel="00012D87">
          <w:rPr>
            <w:rFonts w:ascii="仿宋" w:eastAsia="仿宋" w:hAnsi="仿宋" w:cs="仿宋" w:hint="eastAsia"/>
            <w:spacing w:val="-6"/>
            <w:sz w:val="28"/>
            <w:szCs w:val="28"/>
          </w:rPr>
          <w:delText>上银</w:delText>
        </w:r>
      </w:del>
      <w:ins w:id="52" w:author="Kexin" w:date="2026-08-26T09:07:00Z">
        <w:r w:rsidR="00012D87">
          <w:rPr>
            <w:rFonts w:ascii="仿宋" w:eastAsia="仿宋" w:hAnsi="仿宋" w:cs="仿宋" w:hint="eastAsia"/>
            <w:spacing w:val="-6"/>
            <w:sz w:val="28"/>
            <w:szCs w:val="28"/>
          </w:rPr>
          <w:t>xxx</w:t>
        </w:r>
      </w:ins>
      <w:r>
        <w:rPr>
          <w:rFonts w:ascii="仿宋" w:eastAsia="仿宋" w:hAnsi="仿宋" w:cs="仿宋" w:hint="eastAsia"/>
          <w:spacing w:val="-6"/>
          <w:sz w:val="28"/>
          <w:szCs w:val="28"/>
        </w:rPr>
        <w:t>办〔2024〕230号）同时废止。</w:t>
      </w:r>
    </w:p>
    <w:p w14:paraId="7D82484C" w14:textId="77777777" w:rsidR="00BC412F" w:rsidRDefault="00BC412F">
      <w:pPr>
        <w:spacing w:line="480" w:lineRule="exact"/>
        <w:ind w:firstLineChars="200" w:firstLine="560"/>
        <w:rPr>
          <w:rFonts w:ascii="仿宋" w:eastAsia="仿宋" w:hAnsi="仿宋" w:cs="仿宋" w:hint="eastAsia"/>
          <w:sz w:val="28"/>
          <w:szCs w:val="28"/>
        </w:rPr>
      </w:pPr>
    </w:p>
    <w:p w14:paraId="0A1C7915"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附件：1-1.单位结构性存款质押授信业务申请书（适用于对公客户）</w:t>
      </w:r>
    </w:p>
    <w:p w14:paraId="015DDCA5" w14:textId="77777777" w:rsidR="00BC412F" w:rsidRDefault="00000000">
      <w:pPr>
        <w:snapToGrid w:val="0"/>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      1-2.最高额质押合同（适用于单位结构性存款质押）</w:t>
      </w:r>
    </w:p>
    <w:p w14:paraId="08E65A65" w14:textId="77777777" w:rsidR="00BC412F" w:rsidRDefault="00000000">
      <w:pPr>
        <w:snapToGrid w:val="0"/>
        <w:spacing w:line="480" w:lineRule="exact"/>
        <w:ind w:firstLineChars="200" w:firstLine="560"/>
        <w:rPr>
          <w:rFonts w:ascii="仿宋" w:eastAsia="仿宋" w:hAnsi="仿宋" w:cs="仿宋" w:hint="eastAsia"/>
          <w:spacing w:val="-8"/>
          <w:sz w:val="28"/>
          <w:szCs w:val="28"/>
        </w:rPr>
      </w:pPr>
      <w:r>
        <w:rPr>
          <w:rFonts w:ascii="仿宋" w:eastAsia="仿宋" w:hAnsi="仿宋" w:cs="仿宋" w:hint="eastAsia"/>
          <w:sz w:val="28"/>
          <w:szCs w:val="28"/>
        </w:rPr>
        <w:t xml:space="preserve">      </w:t>
      </w:r>
      <w:r>
        <w:rPr>
          <w:rFonts w:ascii="仿宋" w:eastAsia="仿宋" w:hAnsi="仿宋" w:cs="仿宋" w:hint="eastAsia"/>
          <w:spacing w:val="-8"/>
          <w:sz w:val="28"/>
          <w:szCs w:val="28"/>
        </w:rPr>
        <w:t>1-3.单位结构性存款质押授信业务提款申请书（适用于对公客户）</w:t>
      </w:r>
    </w:p>
    <w:p w14:paraId="08268DDE" w14:textId="77777777" w:rsidR="00BC412F" w:rsidRDefault="00BC412F">
      <w:pPr>
        <w:snapToGrid w:val="0"/>
        <w:spacing w:line="480" w:lineRule="exact"/>
        <w:ind w:firstLineChars="200" w:firstLine="420"/>
      </w:pPr>
    </w:p>
    <w:sectPr w:rsidR="00BC412F">
      <w:footerReference w:type="default" r:id="rId6"/>
      <w:pgSz w:w="11907" w:h="16840"/>
      <w:pgMar w:top="1587" w:right="1474" w:bottom="1247" w:left="1418" w:header="851" w:footer="85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BACC0" w14:textId="77777777" w:rsidR="007060DE" w:rsidRDefault="007060DE">
      <w:r>
        <w:separator/>
      </w:r>
    </w:p>
  </w:endnote>
  <w:endnote w:type="continuationSeparator" w:id="0">
    <w:p w14:paraId="283329CF" w14:textId="77777777" w:rsidR="007060DE" w:rsidRDefault="00706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Garamond">
    <w:panose1 w:val="02020404030301010803"/>
    <w:charset w:val="00"/>
    <w:family w:val="roman"/>
    <w:pitch w:val="variable"/>
    <w:sig w:usb0="00000287" w:usb1="00000000" w:usb2="00000000" w:usb3="00000000" w:csb0="000000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8861" w14:textId="77777777" w:rsidR="00BC412F" w:rsidRDefault="00000000">
    <w:pPr>
      <w:pStyle w:val="a7"/>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9</w:t>
    </w:r>
    <w:r>
      <w:rPr>
        <w:rStyle w:val="ad"/>
      </w:rPr>
      <w:fldChar w:fldCharType="end"/>
    </w:r>
  </w:p>
  <w:p w14:paraId="371BB666" w14:textId="77777777" w:rsidR="00BC412F" w:rsidRDefault="00BC412F">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28EE8" w14:textId="77777777" w:rsidR="007060DE" w:rsidRDefault="007060DE">
      <w:r>
        <w:separator/>
      </w:r>
    </w:p>
  </w:footnote>
  <w:footnote w:type="continuationSeparator" w:id="0">
    <w:p w14:paraId="3FC156FC" w14:textId="77777777" w:rsidR="007060DE" w:rsidRDefault="007060DE">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xin">
    <w15:presenceInfo w15:providerId="None" w15:userId="Kex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GWebUrl" w:val="http://oa.bosc:15101/shbank/Weboffice?Dpacket=true"/>
  </w:docVars>
  <w:rsids>
    <w:rsidRoot w:val="00D55F59"/>
    <w:rsid w:val="DEFB5425"/>
    <w:rsid w:val="FE9F3DB6"/>
    <w:rsid w:val="00001EEF"/>
    <w:rsid w:val="00002651"/>
    <w:rsid w:val="00002F75"/>
    <w:rsid w:val="00003664"/>
    <w:rsid w:val="00004B20"/>
    <w:rsid w:val="000068C1"/>
    <w:rsid w:val="00006FB6"/>
    <w:rsid w:val="00007087"/>
    <w:rsid w:val="0000767D"/>
    <w:rsid w:val="00010B0C"/>
    <w:rsid w:val="00010CDA"/>
    <w:rsid w:val="00012D87"/>
    <w:rsid w:val="00012F1C"/>
    <w:rsid w:val="00013B17"/>
    <w:rsid w:val="00013B23"/>
    <w:rsid w:val="00014341"/>
    <w:rsid w:val="000146F6"/>
    <w:rsid w:val="00015394"/>
    <w:rsid w:val="0002003E"/>
    <w:rsid w:val="0002098F"/>
    <w:rsid w:val="00020E05"/>
    <w:rsid w:val="00021351"/>
    <w:rsid w:val="00022CE2"/>
    <w:rsid w:val="00025414"/>
    <w:rsid w:val="0002588E"/>
    <w:rsid w:val="000260C8"/>
    <w:rsid w:val="000268D6"/>
    <w:rsid w:val="000269A2"/>
    <w:rsid w:val="000275C9"/>
    <w:rsid w:val="00032EA6"/>
    <w:rsid w:val="00033E8D"/>
    <w:rsid w:val="00034A85"/>
    <w:rsid w:val="00035A09"/>
    <w:rsid w:val="0003630F"/>
    <w:rsid w:val="00036733"/>
    <w:rsid w:val="00036B5E"/>
    <w:rsid w:val="000371ED"/>
    <w:rsid w:val="000373C6"/>
    <w:rsid w:val="000412D3"/>
    <w:rsid w:val="00041B07"/>
    <w:rsid w:val="00041C79"/>
    <w:rsid w:val="00042052"/>
    <w:rsid w:val="00043220"/>
    <w:rsid w:val="000452C6"/>
    <w:rsid w:val="0004675C"/>
    <w:rsid w:val="0004797B"/>
    <w:rsid w:val="000518B7"/>
    <w:rsid w:val="00051D14"/>
    <w:rsid w:val="000538C2"/>
    <w:rsid w:val="000539F8"/>
    <w:rsid w:val="0005478F"/>
    <w:rsid w:val="000553F7"/>
    <w:rsid w:val="00055BD3"/>
    <w:rsid w:val="0005785E"/>
    <w:rsid w:val="000606ED"/>
    <w:rsid w:val="0006087C"/>
    <w:rsid w:val="00060CF2"/>
    <w:rsid w:val="000623AB"/>
    <w:rsid w:val="000627DA"/>
    <w:rsid w:val="000640B1"/>
    <w:rsid w:val="00065B4B"/>
    <w:rsid w:val="000670B6"/>
    <w:rsid w:val="00070773"/>
    <w:rsid w:val="0007088D"/>
    <w:rsid w:val="000719D6"/>
    <w:rsid w:val="00074EBB"/>
    <w:rsid w:val="0007591B"/>
    <w:rsid w:val="000779C7"/>
    <w:rsid w:val="00080940"/>
    <w:rsid w:val="00081EC8"/>
    <w:rsid w:val="0008220D"/>
    <w:rsid w:val="00082C4E"/>
    <w:rsid w:val="00082ED9"/>
    <w:rsid w:val="00084CFE"/>
    <w:rsid w:val="00085043"/>
    <w:rsid w:val="0008732D"/>
    <w:rsid w:val="00090773"/>
    <w:rsid w:val="0009252C"/>
    <w:rsid w:val="00094117"/>
    <w:rsid w:val="00095163"/>
    <w:rsid w:val="0009695D"/>
    <w:rsid w:val="00097727"/>
    <w:rsid w:val="00097BE9"/>
    <w:rsid w:val="000A0B63"/>
    <w:rsid w:val="000A0DD6"/>
    <w:rsid w:val="000A1DE6"/>
    <w:rsid w:val="000A207B"/>
    <w:rsid w:val="000A3FD9"/>
    <w:rsid w:val="000A6DFD"/>
    <w:rsid w:val="000A7387"/>
    <w:rsid w:val="000A75C8"/>
    <w:rsid w:val="000B01AB"/>
    <w:rsid w:val="000B0A04"/>
    <w:rsid w:val="000B16A8"/>
    <w:rsid w:val="000B2070"/>
    <w:rsid w:val="000B2503"/>
    <w:rsid w:val="000B364D"/>
    <w:rsid w:val="000B78A5"/>
    <w:rsid w:val="000B7C76"/>
    <w:rsid w:val="000C0D91"/>
    <w:rsid w:val="000C114D"/>
    <w:rsid w:val="000C16E8"/>
    <w:rsid w:val="000C1BC2"/>
    <w:rsid w:val="000C22E6"/>
    <w:rsid w:val="000C2C12"/>
    <w:rsid w:val="000C52F6"/>
    <w:rsid w:val="000C5428"/>
    <w:rsid w:val="000C63AD"/>
    <w:rsid w:val="000C66C7"/>
    <w:rsid w:val="000C725F"/>
    <w:rsid w:val="000C7450"/>
    <w:rsid w:val="000C7638"/>
    <w:rsid w:val="000C7DF3"/>
    <w:rsid w:val="000C7E1F"/>
    <w:rsid w:val="000C7FB9"/>
    <w:rsid w:val="000D0065"/>
    <w:rsid w:val="000D1282"/>
    <w:rsid w:val="000D2B75"/>
    <w:rsid w:val="000D3AD2"/>
    <w:rsid w:val="000D5A14"/>
    <w:rsid w:val="000D5BC7"/>
    <w:rsid w:val="000D65DF"/>
    <w:rsid w:val="000D74CF"/>
    <w:rsid w:val="000D7545"/>
    <w:rsid w:val="000D77E4"/>
    <w:rsid w:val="000D7A76"/>
    <w:rsid w:val="000D7D4F"/>
    <w:rsid w:val="000E0AF0"/>
    <w:rsid w:val="000E57A7"/>
    <w:rsid w:val="000E7081"/>
    <w:rsid w:val="000E70C2"/>
    <w:rsid w:val="000F18B2"/>
    <w:rsid w:val="000F32D2"/>
    <w:rsid w:val="000F54D5"/>
    <w:rsid w:val="000F5658"/>
    <w:rsid w:val="000F58E1"/>
    <w:rsid w:val="000F58EB"/>
    <w:rsid w:val="000F604A"/>
    <w:rsid w:val="000F61F1"/>
    <w:rsid w:val="000F6431"/>
    <w:rsid w:val="000F6C8F"/>
    <w:rsid w:val="000F7E22"/>
    <w:rsid w:val="001012A1"/>
    <w:rsid w:val="00101D4F"/>
    <w:rsid w:val="00102C22"/>
    <w:rsid w:val="00102C48"/>
    <w:rsid w:val="001037E3"/>
    <w:rsid w:val="00103A83"/>
    <w:rsid w:val="00104562"/>
    <w:rsid w:val="00104EB1"/>
    <w:rsid w:val="001056C5"/>
    <w:rsid w:val="00105F33"/>
    <w:rsid w:val="0011118E"/>
    <w:rsid w:val="0011140C"/>
    <w:rsid w:val="00112C8E"/>
    <w:rsid w:val="00114083"/>
    <w:rsid w:val="00116F2B"/>
    <w:rsid w:val="00120324"/>
    <w:rsid w:val="001206CA"/>
    <w:rsid w:val="00120E69"/>
    <w:rsid w:val="00120FAF"/>
    <w:rsid w:val="001210D8"/>
    <w:rsid w:val="00121508"/>
    <w:rsid w:val="00123278"/>
    <w:rsid w:val="00123E5B"/>
    <w:rsid w:val="00124B58"/>
    <w:rsid w:val="00124EA9"/>
    <w:rsid w:val="001251E7"/>
    <w:rsid w:val="00125C88"/>
    <w:rsid w:val="001261EA"/>
    <w:rsid w:val="001304E2"/>
    <w:rsid w:val="00130B50"/>
    <w:rsid w:val="00131331"/>
    <w:rsid w:val="00131F8F"/>
    <w:rsid w:val="00132ACF"/>
    <w:rsid w:val="001330B7"/>
    <w:rsid w:val="0013341F"/>
    <w:rsid w:val="0013379B"/>
    <w:rsid w:val="001351F4"/>
    <w:rsid w:val="00135848"/>
    <w:rsid w:val="00137793"/>
    <w:rsid w:val="001404C5"/>
    <w:rsid w:val="00141459"/>
    <w:rsid w:val="00141BB8"/>
    <w:rsid w:val="00142ED1"/>
    <w:rsid w:val="00143069"/>
    <w:rsid w:val="00143495"/>
    <w:rsid w:val="00144E9C"/>
    <w:rsid w:val="00145C89"/>
    <w:rsid w:val="00146C06"/>
    <w:rsid w:val="001471EC"/>
    <w:rsid w:val="00147746"/>
    <w:rsid w:val="00147F7F"/>
    <w:rsid w:val="00151D1F"/>
    <w:rsid w:val="00152171"/>
    <w:rsid w:val="00153A32"/>
    <w:rsid w:val="00153D73"/>
    <w:rsid w:val="001543DB"/>
    <w:rsid w:val="001547B1"/>
    <w:rsid w:val="0015597F"/>
    <w:rsid w:val="00156398"/>
    <w:rsid w:val="00163BDA"/>
    <w:rsid w:val="00163E3E"/>
    <w:rsid w:val="00164492"/>
    <w:rsid w:val="00164573"/>
    <w:rsid w:val="00166B76"/>
    <w:rsid w:val="001703F3"/>
    <w:rsid w:val="001706BA"/>
    <w:rsid w:val="0017098D"/>
    <w:rsid w:val="0017178D"/>
    <w:rsid w:val="001725C4"/>
    <w:rsid w:val="001737C1"/>
    <w:rsid w:val="001741CF"/>
    <w:rsid w:val="001745CC"/>
    <w:rsid w:val="00175814"/>
    <w:rsid w:val="001760DF"/>
    <w:rsid w:val="00177C23"/>
    <w:rsid w:val="00180198"/>
    <w:rsid w:val="00181593"/>
    <w:rsid w:val="001820AB"/>
    <w:rsid w:val="00182408"/>
    <w:rsid w:val="001835DB"/>
    <w:rsid w:val="00184E6C"/>
    <w:rsid w:val="00185E99"/>
    <w:rsid w:val="001871FD"/>
    <w:rsid w:val="001878B7"/>
    <w:rsid w:val="00187C85"/>
    <w:rsid w:val="0019042B"/>
    <w:rsid w:val="00190E1B"/>
    <w:rsid w:val="00191010"/>
    <w:rsid w:val="00191A98"/>
    <w:rsid w:val="001924E9"/>
    <w:rsid w:val="00192AD0"/>
    <w:rsid w:val="001935AA"/>
    <w:rsid w:val="00195252"/>
    <w:rsid w:val="0019565B"/>
    <w:rsid w:val="00196869"/>
    <w:rsid w:val="001969D9"/>
    <w:rsid w:val="0019767F"/>
    <w:rsid w:val="001A2851"/>
    <w:rsid w:val="001A2A39"/>
    <w:rsid w:val="001A39CE"/>
    <w:rsid w:val="001A6238"/>
    <w:rsid w:val="001A68AF"/>
    <w:rsid w:val="001A6C4B"/>
    <w:rsid w:val="001B1DEC"/>
    <w:rsid w:val="001B2895"/>
    <w:rsid w:val="001B28C6"/>
    <w:rsid w:val="001B560B"/>
    <w:rsid w:val="001B5D35"/>
    <w:rsid w:val="001B7068"/>
    <w:rsid w:val="001B7CDE"/>
    <w:rsid w:val="001C0A91"/>
    <w:rsid w:val="001C121D"/>
    <w:rsid w:val="001C12F0"/>
    <w:rsid w:val="001C1BB9"/>
    <w:rsid w:val="001C41B5"/>
    <w:rsid w:val="001C521B"/>
    <w:rsid w:val="001C75C6"/>
    <w:rsid w:val="001D2504"/>
    <w:rsid w:val="001D4620"/>
    <w:rsid w:val="001D5636"/>
    <w:rsid w:val="001D5D8B"/>
    <w:rsid w:val="001D63D5"/>
    <w:rsid w:val="001D6BE2"/>
    <w:rsid w:val="001D7E31"/>
    <w:rsid w:val="001E1118"/>
    <w:rsid w:val="001E14FF"/>
    <w:rsid w:val="001E1A91"/>
    <w:rsid w:val="001E25B5"/>
    <w:rsid w:val="001E3482"/>
    <w:rsid w:val="001E3516"/>
    <w:rsid w:val="001E6566"/>
    <w:rsid w:val="001E70ED"/>
    <w:rsid w:val="001E7909"/>
    <w:rsid w:val="001F0483"/>
    <w:rsid w:val="001F1893"/>
    <w:rsid w:val="001F1A78"/>
    <w:rsid w:val="001F2353"/>
    <w:rsid w:val="001F2602"/>
    <w:rsid w:val="001F2D81"/>
    <w:rsid w:val="001F3BEC"/>
    <w:rsid w:val="001F513C"/>
    <w:rsid w:val="00200A00"/>
    <w:rsid w:val="0020122A"/>
    <w:rsid w:val="00201A9A"/>
    <w:rsid w:val="00201F79"/>
    <w:rsid w:val="002044CE"/>
    <w:rsid w:val="00205974"/>
    <w:rsid w:val="00210210"/>
    <w:rsid w:val="00210253"/>
    <w:rsid w:val="002115E7"/>
    <w:rsid w:val="0021161C"/>
    <w:rsid w:val="00211AEE"/>
    <w:rsid w:val="0021267B"/>
    <w:rsid w:val="0021307E"/>
    <w:rsid w:val="00213CFC"/>
    <w:rsid w:val="00213FCA"/>
    <w:rsid w:val="00216235"/>
    <w:rsid w:val="00216A54"/>
    <w:rsid w:val="0021770A"/>
    <w:rsid w:val="00220B49"/>
    <w:rsid w:val="00220C0A"/>
    <w:rsid w:val="00222235"/>
    <w:rsid w:val="00222C63"/>
    <w:rsid w:val="00223175"/>
    <w:rsid w:val="002239B0"/>
    <w:rsid w:val="0022458D"/>
    <w:rsid w:val="0022469A"/>
    <w:rsid w:val="00227212"/>
    <w:rsid w:val="00227603"/>
    <w:rsid w:val="00227D25"/>
    <w:rsid w:val="0023011C"/>
    <w:rsid w:val="00230215"/>
    <w:rsid w:val="00230E9E"/>
    <w:rsid w:val="00231414"/>
    <w:rsid w:val="00232B4B"/>
    <w:rsid w:val="00233E5F"/>
    <w:rsid w:val="00233F87"/>
    <w:rsid w:val="00235537"/>
    <w:rsid w:val="0023587D"/>
    <w:rsid w:val="0023783E"/>
    <w:rsid w:val="002415A1"/>
    <w:rsid w:val="00241B99"/>
    <w:rsid w:val="00241CE1"/>
    <w:rsid w:val="00242707"/>
    <w:rsid w:val="00243085"/>
    <w:rsid w:val="00244049"/>
    <w:rsid w:val="00245E72"/>
    <w:rsid w:val="0024729F"/>
    <w:rsid w:val="00247D32"/>
    <w:rsid w:val="0025042C"/>
    <w:rsid w:val="00251A63"/>
    <w:rsid w:val="00251A82"/>
    <w:rsid w:val="00253BB4"/>
    <w:rsid w:val="0025481D"/>
    <w:rsid w:val="002561A2"/>
    <w:rsid w:val="00257375"/>
    <w:rsid w:val="0025774A"/>
    <w:rsid w:val="00257C6D"/>
    <w:rsid w:val="00260F22"/>
    <w:rsid w:val="00262160"/>
    <w:rsid w:val="002634CE"/>
    <w:rsid w:val="00264170"/>
    <w:rsid w:val="00264D3A"/>
    <w:rsid w:val="00266160"/>
    <w:rsid w:val="0026653D"/>
    <w:rsid w:val="00266593"/>
    <w:rsid w:val="00271F6F"/>
    <w:rsid w:val="0027432B"/>
    <w:rsid w:val="00274FC3"/>
    <w:rsid w:val="00275B48"/>
    <w:rsid w:val="00276071"/>
    <w:rsid w:val="00276638"/>
    <w:rsid w:val="00277D4F"/>
    <w:rsid w:val="00281220"/>
    <w:rsid w:val="00281CD6"/>
    <w:rsid w:val="00282561"/>
    <w:rsid w:val="00284958"/>
    <w:rsid w:val="00284BC6"/>
    <w:rsid w:val="0028544D"/>
    <w:rsid w:val="00286248"/>
    <w:rsid w:val="00287832"/>
    <w:rsid w:val="002901C5"/>
    <w:rsid w:val="00290A69"/>
    <w:rsid w:val="00291466"/>
    <w:rsid w:val="0029174A"/>
    <w:rsid w:val="00291EE5"/>
    <w:rsid w:val="0029305C"/>
    <w:rsid w:val="00293D00"/>
    <w:rsid w:val="00293D5E"/>
    <w:rsid w:val="00294A50"/>
    <w:rsid w:val="0029608F"/>
    <w:rsid w:val="00296536"/>
    <w:rsid w:val="002A0949"/>
    <w:rsid w:val="002A0A9E"/>
    <w:rsid w:val="002A1B0B"/>
    <w:rsid w:val="002A1EA0"/>
    <w:rsid w:val="002A264D"/>
    <w:rsid w:val="002A308F"/>
    <w:rsid w:val="002A3234"/>
    <w:rsid w:val="002A3A8F"/>
    <w:rsid w:val="002A3BBD"/>
    <w:rsid w:val="002A438D"/>
    <w:rsid w:val="002A46D8"/>
    <w:rsid w:val="002A538E"/>
    <w:rsid w:val="002B0580"/>
    <w:rsid w:val="002B2FE6"/>
    <w:rsid w:val="002B33C7"/>
    <w:rsid w:val="002B5431"/>
    <w:rsid w:val="002B64C2"/>
    <w:rsid w:val="002B64D8"/>
    <w:rsid w:val="002B6E84"/>
    <w:rsid w:val="002B6FAC"/>
    <w:rsid w:val="002B79C2"/>
    <w:rsid w:val="002C0115"/>
    <w:rsid w:val="002C1902"/>
    <w:rsid w:val="002C2145"/>
    <w:rsid w:val="002C2BDA"/>
    <w:rsid w:val="002C337C"/>
    <w:rsid w:val="002C5641"/>
    <w:rsid w:val="002C6263"/>
    <w:rsid w:val="002C7DFC"/>
    <w:rsid w:val="002D09EB"/>
    <w:rsid w:val="002D1750"/>
    <w:rsid w:val="002D19B7"/>
    <w:rsid w:val="002D330E"/>
    <w:rsid w:val="002D3576"/>
    <w:rsid w:val="002D3718"/>
    <w:rsid w:val="002D3DB6"/>
    <w:rsid w:val="002D470C"/>
    <w:rsid w:val="002D510B"/>
    <w:rsid w:val="002D5132"/>
    <w:rsid w:val="002D730A"/>
    <w:rsid w:val="002D732E"/>
    <w:rsid w:val="002D7E69"/>
    <w:rsid w:val="002E0233"/>
    <w:rsid w:val="002E0C78"/>
    <w:rsid w:val="002E1B53"/>
    <w:rsid w:val="002E26C1"/>
    <w:rsid w:val="002E39E6"/>
    <w:rsid w:val="002E3FC1"/>
    <w:rsid w:val="002E401C"/>
    <w:rsid w:val="002E6782"/>
    <w:rsid w:val="002F05FE"/>
    <w:rsid w:val="002F0EE3"/>
    <w:rsid w:val="002F1289"/>
    <w:rsid w:val="002F1908"/>
    <w:rsid w:val="002F23A2"/>
    <w:rsid w:val="002F5575"/>
    <w:rsid w:val="002F6D97"/>
    <w:rsid w:val="003007BC"/>
    <w:rsid w:val="00300C52"/>
    <w:rsid w:val="00300D3C"/>
    <w:rsid w:val="00301879"/>
    <w:rsid w:val="00302391"/>
    <w:rsid w:val="0030289D"/>
    <w:rsid w:val="00303D80"/>
    <w:rsid w:val="00304EE1"/>
    <w:rsid w:val="00306107"/>
    <w:rsid w:val="00311846"/>
    <w:rsid w:val="003127BA"/>
    <w:rsid w:val="00312D7D"/>
    <w:rsid w:val="00313171"/>
    <w:rsid w:val="003140E9"/>
    <w:rsid w:val="0031456D"/>
    <w:rsid w:val="00314D75"/>
    <w:rsid w:val="003156A3"/>
    <w:rsid w:val="0031603E"/>
    <w:rsid w:val="00316C74"/>
    <w:rsid w:val="00316FB3"/>
    <w:rsid w:val="00320270"/>
    <w:rsid w:val="003208E2"/>
    <w:rsid w:val="003209E3"/>
    <w:rsid w:val="00321B95"/>
    <w:rsid w:val="00321E6F"/>
    <w:rsid w:val="003225D7"/>
    <w:rsid w:val="00322D46"/>
    <w:rsid w:val="0032364C"/>
    <w:rsid w:val="00325737"/>
    <w:rsid w:val="00325B54"/>
    <w:rsid w:val="00326272"/>
    <w:rsid w:val="00330544"/>
    <w:rsid w:val="00331B53"/>
    <w:rsid w:val="00331FC0"/>
    <w:rsid w:val="00332058"/>
    <w:rsid w:val="00333527"/>
    <w:rsid w:val="00333708"/>
    <w:rsid w:val="0033468A"/>
    <w:rsid w:val="003355FE"/>
    <w:rsid w:val="0033580A"/>
    <w:rsid w:val="00336D5F"/>
    <w:rsid w:val="00340005"/>
    <w:rsid w:val="00340BF7"/>
    <w:rsid w:val="0034181A"/>
    <w:rsid w:val="0034329A"/>
    <w:rsid w:val="00345B7F"/>
    <w:rsid w:val="00346B92"/>
    <w:rsid w:val="00350696"/>
    <w:rsid w:val="00351503"/>
    <w:rsid w:val="00351837"/>
    <w:rsid w:val="0035206E"/>
    <w:rsid w:val="00354B2E"/>
    <w:rsid w:val="0035513C"/>
    <w:rsid w:val="00355265"/>
    <w:rsid w:val="00355473"/>
    <w:rsid w:val="0035612E"/>
    <w:rsid w:val="00356D7C"/>
    <w:rsid w:val="0036046A"/>
    <w:rsid w:val="00360A1A"/>
    <w:rsid w:val="00360F0D"/>
    <w:rsid w:val="00360FF1"/>
    <w:rsid w:val="003618D1"/>
    <w:rsid w:val="00361E46"/>
    <w:rsid w:val="00362303"/>
    <w:rsid w:val="0036386B"/>
    <w:rsid w:val="00363AFA"/>
    <w:rsid w:val="00363D1E"/>
    <w:rsid w:val="00364068"/>
    <w:rsid w:val="00364287"/>
    <w:rsid w:val="003648B5"/>
    <w:rsid w:val="00364B97"/>
    <w:rsid w:val="00365122"/>
    <w:rsid w:val="003662A3"/>
    <w:rsid w:val="00366E3E"/>
    <w:rsid w:val="0036704F"/>
    <w:rsid w:val="00370FE1"/>
    <w:rsid w:val="00371001"/>
    <w:rsid w:val="00373836"/>
    <w:rsid w:val="00373FC4"/>
    <w:rsid w:val="00374751"/>
    <w:rsid w:val="00374BD3"/>
    <w:rsid w:val="00375869"/>
    <w:rsid w:val="00375965"/>
    <w:rsid w:val="00376198"/>
    <w:rsid w:val="00381749"/>
    <w:rsid w:val="00381893"/>
    <w:rsid w:val="00381D3E"/>
    <w:rsid w:val="0038245B"/>
    <w:rsid w:val="0038292C"/>
    <w:rsid w:val="00382BB1"/>
    <w:rsid w:val="003836F2"/>
    <w:rsid w:val="0038400D"/>
    <w:rsid w:val="0038482F"/>
    <w:rsid w:val="00385410"/>
    <w:rsid w:val="00387F37"/>
    <w:rsid w:val="00387F3D"/>
    <w:rsid w:val="00390689"/>
    <w:rsid w:val="003920A2"/>
    <w:rsid w:val="003931A2"/>
    <w:rsid w:val="00393AE2"/>
    <w:rsid w:val="00393C0F"/>
    <w:rsid w:val="00394129"/>
    <w:rsid w:val="00395733"/>
    <w:rsid w:val="003958F5"/>
    <w:rsid w:val="00395D0C"/>
    <w:rsid w:val="00395E73"/>
    <w:rsid w:val="003961F7"/>
    <w:rsid w:val="00396933"/>
    <w:rsid w:val="00396EB8"/>
    <w:rsid w:val="00397181"/>
    <w:rsid w:val="00397DC6"/>
    <w:rsid w:val="003A099B"/>
    <w:rsid w:val="003A143D"/>
    <w:rsid w:val="003A26D6"/>
    <w:rsid w:val="003A7BF6"/>
    <w:rsid w:val="003A7C08"/>
    <w:rsid w:val="003A7DCD"/>
    <w:rsid w:val="003B0C1B"/>
    <w:rsid w:val="003B3DD7"/>
    <w:rsid w:val="003B477B"/>
    <w:rsid w:val="003B490A"/>
    <w:rsid w:val="003B64DD"/>
    <w:rsid w:val="003B6848"/>
    <w:rsid w:val="003B7574"/>
    <w:rsid w:val="003C2023"/>
    <w:rsid w:val="003C3247"/>
    <w:rsid w:val="003C338C"/>
    <w:rsid w:val="003C3411"/>
    <w:rsid w:val="003C3F6F"/>
    <w:rsid w:val="003C507C"/>
    <w:rsid w:val="003C6228"/>
    <w:rsid w:val="003C6536"/>
    <w:rsid w:val="003C73AD"/>
    <w:rsid w:val="003C7DA4"/>
    <w:rsid w:val="003D083D"/>
    <w:rsid w:val="003D0BDA"/>
    <w:rsid w:val="003D11A3"/>
    <w:rsid w:val="003D1681"/>
    <w:rsid w:val="003D22A4"/>
    <w:rsid w:val="003D2E56"/>
    <w:rsid w:val="003D303B"/>
    <w:rsid w:val="003D5A37"/>
    <w:rsid w:val="003D6738"/>
    <w:rsid w:val="003E452F"/>
    <w:rsid w:val="003E4E13"/>
    <w:rsid w:val="003E5742"/>
    <w:rsid w:val="003E5EAD"/>
    <w:rsid w:val="003E6283"/>
    <w:rsid w:val="003E7032"/>
    <w:rsid w:val="003E7C5D"/>
    <w:rsid w:val="003E7CCC"/>
    <w:rsid w:val="003F023E"/>
    <w:rsid w:val="003F09B7"/>
    <w:rsid w:val="003F0D05"/>
    <w:rsid w:val="003F150F"/>
    <w:rsid w:val="003F16B4"/>
    <w:rsid w:val="003F1912"/>
    <w:rsid w:val="003F21E7"/>
    <w:rsid w:val="003F2915"/>
    <w:rsid w:val="003F2CC4"/>
    <w:rsid w:val="003F323F"/>
    <w:rsid w:val="003F4B4B"/>
    <w:rsid w:val="003F4D62"/>
    <w:rsid w:val="003F7128"/>
    <w:rsid w:val="003F724A"/>
    <w:rsid w:val="00401C5D"/>
    <w:rsid w:val="00402209"/>
    <w:rsid w:val="0040321C"/>
    <w:rsid w:val="004041D7"/>
    <w:rsid w:val="00406708"/>
    <w:rsid w:val="00406EA3"/>
    <w:rsid w:val="004072B7"/>
    <w:rsid w:val="00410B97"/>
    <w:rsid w:val="00410D57"/>
    <w:rsid w:val="004120BE"/>
    <w:rsid w:val="00413736"/>
    <w:rsid w:val="00413E3F"/>
    <w:rsid w:val="00414B54"/>
    <w:rsid w:val="004151FE"/>
    <w:rsid w:val="00415428"/>
    <w:rsid w:val="0041761A"/>
    <w:rsid w:val="00420C07"/>
    <w:rsid w:val="00421255"/>
    <w:rsid w:val="004214B0"/>
    <w:rsid w:val="00421BDF"/>
    <w:rsid w:val="00423306"/>
    <w:rsid w:val="004273CD"/>
    <w:rsid w:val="00427630"/>
    <w:rsid w:val="004306C4"/>
    <w:rsid w:val="0043231B"/>
    <w:rsid w:val="00432605"/>
    <w:rsid w:val="0043296C"/>
    <w:rsid w:val="004334C4"/>
    <w:rsid w:val="004349E0"/>
    <w:rsid w:val="00434EA7"/>
    <w:rsid w:val="00436095"/>
    <w:rsid w:val="00436D1A"/>
    <w:rsid w:val="0043723A"/>
    <w:rsid w:val="004378AD"/>
    <w:rsid w:val="00440024"/>
    <w:rsid w:val="00440EEE"/>
    <w:rsid w:val="0044102A"/>
    <w:rsid w:val="00442F6A"/>
    <w:rsid w:val="0044406E"/>
    <w:rsid w:val="004450CC"/>
    <w:rsid w:val="004462E7"/>
    <w:rsid w:val="00447245"/>
    <w:rsid w:val="00450C07"/>
    <w:rsid w:val="00450C3D"/>
    <w:rsid w:val="00451D16"/>
    <w:rsid w:val="00451DE8"/>
    <w:rsid w:val="004525AE"/>
    <w:rsid w:val="0045276E"/>
    <w:rsid w:val="00454E2D"/>
    <w:rsid w:val="00460A39"/>
    <w:rsid w:val="00460D15"/>
    <w:rsid w:val="00462DCD"/>
    <w:rsid w:val="0046423D"/>
    <w:rsid w:val="004649CD"/>
    <w:rsid w:val="00467569"/>
    <w:rsid w:val="00467815"/>
    <w:rsid w:val="0046781C"/>
    <w:rsid w:val="00470B8A"/>
    <w:rsid w:val="00471385"/>
    <w:rsid w:val="004744B3"/>
    <w:rsid w:val="00474E6F"/>
    <w:rsid w:val="00475888"/>
    <w:rsid w:val="00477F62"/>
    <w:rsid w:val="0048007C"/>
    <w:rsid w:val="00480451"/>
    <w:rsid w:val="004815B0"/>
    <w:rsid w:val="00481A4B"/>
    <w:rsid w:val="00481D43"/>
    <w:rsid w:val="00482E40"/>
    <w:rsid w:val="00483B78"/>
    <w:rsid w:val="004845D6"/>
    <w:rsid w:val="00485A4A"/>
    <w:rsid w:val="0048652F"/>
    <w:rsid w:val="00486CCB"/>
    <w:rsid w:val="0049020F"/>
    <w:rsid w:val="004904A9"/>
    <w:rsid w:val="004909F0"/>
    <w:rsid w:val="00491145"/>
    <w:rsid w:val="00491BD4"/>
    <w:rsid w:val="00492844"/>
    <w:rsid w:val="00492FDF"/>
    <w:rsid w:val="00493652"/>
    <w:rsid w:val="00493749"/>
    <w:rsid w:val="00494DB2"/>
    <w:rsid w:val="0049505C"/>
    <w:rsid w:val="004953CD"/>
    <w:rsid w:val="0049602C"/>
    <w:rsid w:val="004966F0"/>
    <w:rsid w:val="00497314"/>
    <w:rsid w:val="004A391F"/>
    <w:rsid w:val="004A3E10"/>
    <w:rsid w:val="004A40A8"/>
    <w:rsid w:val="004A5AEF"/>
    <w:rsid w:val="004A6876"/>
    <w:rsid w:val="004B0408"/>
    <w:rsid w:val="004B06DB"/>
    <w:rsid w:val="004B1228"/>
    <w:rsid w:val="004B3575"/>
    <w:rsid w:val="004B4D4A"/>
    <w:rsid w:val="004B53C4"/>
    <w:rsid w:val="004B5598"/>
    <w:rsid w:val="004B5EEA"/>
    <w:rsid w:val="004B68AE"/>
    <w:rsid w:val="004B7573"/>
    <w:rsid w:val="004B7B0D"/>
    <w:rsid w:val="004C10E9"/>
    <w:rsid w:val="004C1378"/>
    <w:rsid w:val="004C2F37"/>
    <w:rsid w:val="004C2F9C"/>
    <w:rsid w:val="004C3032"/>
    <w:rsid w:val="004C324C"/>
    <w:rsid w:val="004C3809"/>
    <w:rsid w:val="004C4794"/>
    <w:rsid w:val="004C6972"/>
    <w:rsid w:val="004C6F72"/>
    <w:rsid w:val="004C74D7"/>
    <w:rsid w:val="004D11E9"/>
    <w:rsid w:val="004D1712"/>
    <w:rsid w:val="004D230C"/>
    <w:rsid w:val="004D39DC"/>
    <w:rsid w:val="004D4E73"/>
    <w:rsid w:val="004D531C"/>
    <w:rsid w:val="004D5778"/>
    <w:rsid w:val="004D78D5"/>
    <w:rsid w:val="004D7EE1"/>
    <w:rsid w:val="004E0E53"/>
    <w:rsid w:val="004E1158"/>
    <w:rsid w:val="004E1B1C"/>
    <w:rsid w:val="004E1C23"/>
    <w:rsid w:val="004E25BD"/>
    <w:rsid w:val="004E4955"/>
    <w:rsid w:val="004E4B72"/>
    <w:rsid w:val="004E4BF6"/>
    <w:rsid w:val="004E5968"/>
    <w:rsid w:val="004E67DB"/>
    <w:rsid w:val="004F0BE3"/>
    <w:rsid w:val="004F24A0"/>
    <w:rsid w:val="004F3197"/>
    <w:rsid w:val="004F394D"/>
    <w:rsid w:val="004F3A96"/>
    <w:rsid w:val="004F40E0"/>
    <w:rsid w:val="004F5E6D"/>
    <w:rsid w:val="004F683E"/>
    <w:rsid w:val="005001BD"/>
    <w:rsid w:val="005002F5"/>
    <w:rsid w:val="005003B0"/>
    <w:rsid w:val="00502F2A"/>
    <w:rsid w:val="00503112"/>
    <w:rsid w:val="00504F2F"/>
    <w:rsid w:val="0050754C"/>
    <w:rsid w:val="00507EB7"/>
    <w:rsid w:val="00510BD7"/>
    <w:rsid w:val="00511393"/>
    <w:rsid w:val="005113AD"/>
    <w:rsid w:val="005118BA"/>
    <w:rsid w:val="00512999"/>
    <w:rsid w:val="00513BA2"/>
    <w:rsid w:val="00513BF9"/>
    <w:rsid w:val="00516758"/>
    <w:rsid w:val="00516D63"/>
    <w:rsid w:val="0052038A"/>
    <w:rsid w:val="0052236B"/>
    <w:rsid w:val="0052251A"/>
    <w:rsid w:val="00522D66"/>
    <w:rsid w:val="00523FBB"/>
    <w:rsid w:val="00524FFC"/>
    <w:rsid w:val="00525373"/>
    <w:rsid w:val="0052624D"/>
    <w:rsid w:val="005267FE"/>
    <w:rsid w:val="00527738"/>
    <w:rsid w:val="00527FF1"/>
    <w:rsid w:val="0053040F"/>
    <w:rsid w:val="00530CF7"/>
    <w:rsid w:val="00531354"/>
    <w:rsid w:val="005323E0"/>
    <w:rsid w:val="00533C2E"/>
    <w:rsid w:val="00533DC1"/>
    <w:rsid w:val="005349CB"/>
    <w:rsid w:val="00534DEF"/>
    <w:rsid w:val="0053538B"/>
    <w:rsid w:val="0053632C"/>
    <w:rsid w:val="00536F08"/>
    <w:rsid w:val="00537A48"/>
    <w:rsid w:val="00540E2F"/>
    <w:rsid w:val="005410B3"/>
    <w:rsid w:val="0054146F"/>
    <w:rsid w:val="005415CF"/>
    <w:rsid w:val="00541C22"/>
    <w:rsid w:val="00543AA0"/>
    <w:rsid w:val="0054703D"/>
    <w:rsid w:val="0055088B"/>
    <w:rsid w:val="005508C2"/>
    <w:rsid w:val="005516E7"/>
    <w:rsid w:val="005540F0"/>
    <w:rsid w:val="00554933"/>
    <w:rsid w:val="00554F57"/>
    <w:rsid w:val="00555906"/>
    <w:rsid w:val="0056029E"/>
    <w:rsid w:val="00562024"/>
    <w:rsid w:val="00562FD5"/>
    <w:rsid w:val="00563661"/>
    <w:rsid w:val="00564D2E"/>
    <w:rsid w:val="005650D6"/>
    <w:rsid w:val="00565222"/>
    <w:rsid w:val="005705BF"/>
    <w:rsid w:val="005724C2"/>
    <w:rsid w:val="0057657A"/>
    <w:rsid w:val="005804E4"/>
    <w:rsid w:val="00580610"/>
    <w:rsid w:val="005809A4"/>
    <w:rsid w:val="00581144"/>
    <w:rsid w:val="00581752"/>
    <w:rsid w:val="00581C27"/>
    <w:rsid w:val="00581DBB"/>
    <w:rsid w:val="005820E5"/>
    <w:rsid w:val="00584A9E"/>
    <w:rsid w:val="00586D61"/>
    <w:rsid w:val="005900DB"/>
    <w:rsid w:val="00590AE2"/>
    <w:rsid w:val="005927CD"/>
    <w:rsid w:val="00592FE7"/>
    <w:rsid w:val="005962A9"/>
    <w:rsid w:val="0059761E"/>
    <w:rsid w:val="005978C2"/>
    <w:rsid w:val="005A02A0"/>
    <w:rsid w:val="005A047A"/>
    <w:rsid w:val="005A05F1"/>
    <w:rsid w:val="005A0EAE"/>
    <w:rsid w:val="005A151A"/>
    <w:rsid w:val="005A3046"/>
    <w:rsid w:val="005A4C1B"/>
    <w:rsid w:val="005A62DC"/>
    <w:rsid w:val="005A6E2A"/>
    <w:rsid w:val="005A755A"/>
    <w:rsid w:val="005A75E9"/>
    <w:rsid w:val="005B0A13"/>
    <w:rsid w:val="005B0A1C"/>
    <w:rsid w:val="005B1178"/>
    <w:rsid w:val="005B3A89"/>
    <w:rsid w:val="005B4448"/>
    <w:rsid w:val="005B46A8"/>
    <w:rsid w:val="005B646A"/>
    <w:rsid w:val="005B7049"/>
    <w:rsid w:val="005B7E96"/>
    <w:rsid w:val="005C076F"/>
    <w:rsid w:val="005C317C"/>
    <w:rsid w:val="005C4AB4"/>
    <w:rsid w:val="005C5AA8"/>
    <w:rsid w:val="005C6B6A"/>
    <w:rsid w:val="005C6ED0"/>
    <w:rsid w:val="005C7D83"/>
    <w:rsid w:val="005D0480"/>
    <w:rsid w:val="005D07E7"/>
    <w:rsid w:val="005D0D71"/>
    <w:rsid w:val="005D0DDA"/>
    <w:rsid w:val="005D0DEC"/>
    <w:rsid w:val="005D175F"/>
    <w:rsid w:val="005D20CE"/>
    <w:rsid w:val="005D2195"/>
    <w:rsid w:val="005D265C"/>
    <w:rsid w:val="005D36E0"/>
    <w:rsid w:val="005D4B27"/>
    <w:rsid w:val="005D62AE"/>
    <w:rsid w:val="005D66F0"/>
    <w:rsid w:val="005E0FF3"/>
    <w:rsid w:val="005E156A"/>
    <w:rsid w:val="005E15B7"/>
    <w:rsid w:val="005E1885"/>
    <w:rsid w:val="005E2019"/>
    <w:rsid w:val="005E29BA"/>
    <w:rsid w:val="005E29D9"/>
    <w:rsid w:val="005E2EC0"/>
    <w:rsid w:val="005E3327"/>
    <w:rsid w:val="005E3AFB"/>
    <w:rsid w:val="005E44A3"/>
    <w:rsid w:val="005F0219"/>
    <w:rsid w:val="005F2AD2"/>
    <w:rsid w:val="005F3A03"/>
    <w:rsid w:val="005F4AD1"/>
    <w:rsid w:val="005F4DD4"/>
    <w:rsid w:val="005F563D"/>
    <w:rsid w:val="005F58EE"/>
    <w:rsid w:val="005F637B"/>
    <w:rsid w:val="005F63F6"/>
    <w:rsid w:val="005F67FF"/>
    <w:rsid w:val="006001DF"/>
    <w:rsid w:val="00601D18"/>
    <w:rsid w:val="00601E06"/>
    <w:rsid w:val="00602E48"/>
    <w:rsid w:val="00603201"/>
    <w:rsid w:val="00603AD2"/>
    <w:rsid w:val="00603B7F"/>
    <w:rsid w:val="00604D0A"/>
    <w:rsid w:val="00604F40"/>
    <w:rsid w:val="006050A9"/>
    <w:rsid w:val="00605C15"/>
    <w:rsid w:val="0060683A"/>
    <w:rsid w:val="006112DC"/>
    <w:rsid w:val="0061154C"/>
    <w:rsid w:val="006130D6"/>
    <w:rsid w:val="0061412A"/>
    <w:rsid w:val="006141EF"/>
    <w:rsid w:val="00615192"/>
    <w:rsid w:val="006153BB"/>
    <w:rsid w:val="00616D73"/>
    <w:rsid w:val="00620867"/>
    <w:rsid w:val="0062295B"/>
    <w:rsid w:val="00622BB4"/>
    <w:rsid w:val="00623711"/>
    <w:rsid w:val="00623A28"/>
    <w:rsid w:val="006245C4"/>
    <w:rsid w:val="006246C3"/>
    <w:rsid w:val="00624AA3"/>
    <w:rsid w:val="00625280"/>
    <w:rsid w:val="00625EE9"/>
    <w:rsid w:val="00627ADA"/>
    <w:rsid w:val="00630051"/>
    <w:rsid w:val="006322BA"/>
    <w:rsid w:val="00632582"/>
    <w:rsid w:val="0063324A"/>
    <w:rsid w:val="006339FF"/>
    <w:rsid w:val="00633F7D"/>
    <w:rsid w:val="00633FD9"/>
    <w:rsid w:val="00635438"/>
    <w:rsid w:val="00636124"/>
    <w:rsid w:val="006362E7"/>
    <w:rsid w:val="00637D9D"/>
    <w:rsid w:val="00637F55"/>
    <w:rsid w:val="00642351"/>
    <w:rsid w:val="00643B54"/>
    <w:rsid w:val="0064449D"/>
    <w:rsid w:val="00645B5D"/>
    <w:rsid w:val="00646A57"/>
    <w:rsid w:val="0064776B"/>
    <w:rsid w:val="00647F27"/>
    <w:rsid w:val="006512E4"/>
    <w:rsid w:val="006533BD"/>
    <w:rsid w:val="00653610"/>
    <w:rsid w:val="00653DA8"/>
    <w:rsid w:val="0065555C"/>
    <w:rsid w:val="00656017"/>
    <w:rsid w:val="006571CC"/>
    <w:rsid w:val="00657309"/>
    <w:rsid w:val="00660C14"/>
    <w:rsid w:val="00662074"/>
    <w:rsid w:val="0066406A"/>
    <w:rsid w:val="00664DD4"/>
    <w:rsid w:val="00666944"/>
    <w:rsid w:val="00666C40"/>
    <w:rsid w:val="0066726B"/>
    <w:rsid w:val="00671242"/>
    <w:rsid w:val="00672B24"/>
    <w:rsid w:val="006734AE"/>
    <w:rsid w:val="00674230"/>
    <w:rsid w:val="00675ED0"/>
    <w:rsid w:val="006765B0"/>
    <w:rsid w:val="00676E39"/>
    <w:rsid w:val="0067719F"/>
    <w:rsid w:val="0067797C"/>
    <w:rsid w:val="00680E27"/>
    <w:rsid w:val="00681127"/>
    <w:rsid w:val="0068236D"/>
    <w:rsid w:val="006826F0"/>
    <w:rsid w:val="00682AE4"/>
    <w:rsid w:val="00684BB9"/>
    <w:rsid w:val="00686216"/>
    <w:rsid w:val="00690B6F"/>
    <w:rsid w:val="00690BB5"/>
    <w:rsid w:val="00691EF8"/>
    <w:rsid w:val="0069226F"/>
    <w:rsid w:val="00692C63"/>
    <w:rsid w:val="00693D5C"/>
    <w:rsid w:val="00695C6C"/>
    <w:rsid w:val="00696452"/>
    <w:rsid w:val="0069654E"/>
    <w:rsid w:val="0069771A"/>
    <w:rsid w:val="00697788"/>
    <w:rsid w:val="006A1171"/>
    <w:rsid w:val="006A1388"/>
    <w:rsid w:val="006A14A8"/>
    <w:rsid w:val="006A2FA8"/>
    <w:rsid w:val="006A39F7"/>
    <w:rsid w:val="006A441E"/>
    <w:rsid w:val="006A47EB"/>
    <w:rsid w:val="006A5D4D"/>
    <w:rsid w:val="006B0B7D"/>
    <w:rsid w:val="006B0F44"/>
    <w:rsid w:val="006B195C"/>
    <w:rsid w:val="006B1E90"/>
    <w:rsid w:val="006B435F"/>
    <w:rsid w:val="006B4773"/>
    <w:rsid w:val="006B52CC"/>
    <w:rsid w:val="006B6723"/>
    <w:rsid w:val="006B6C50"/>
    <w:rsid w:val="006B735C"/>
    <w:rsid w:val="006C1038"/>
    <w:rsid w:val="006C2669"/>
    <w:rsid w:val="006C3109"/>
    <w:rsid w:val="006C4580"/>
    <w:rsid w:val="006C6419"/>
    <w:rsid w:val="006C7365"/>
    <w:rsid w:val="006C7810"/>
    <w:rsid w:val="006C7A60"/>
    <w:rsid w:val="006C7EFB"/>
    <w:rsid w:val="006D0C5A"/>
    <w:rsid w:val="006D0E97"/>
    <w:rsid w:val="006D1B82"/>
    <w:rsid w:val="006D1E8C"/>
    <w:rsid w:val="006D3A70"/>
    <w:rsid w:val="006D4420"/>
    <w:rsid w:val="006D4CC1"/>
    <w:rsid w:val="006D57A2"/>
    <w:rsid w:val="006D5955"/>
    <w:rsid w:val="006D6640"/>
    <w:rsid w:val="006D68DF"/>
    <w:rsid w:val="006E1F89"/>
    <w:rsid w:val="006E439E"/>
    <w:rsid w:val="006E5A15"/>
    <w:rsid w:val="006E6024"/>
    <w:rsid w:val="006E6196"/>
    <w:rsid w:val="006E6D51"/>
    <w:rsid w:val="006E73EB"/>
    <w:rsid w:val="006E7B00"/>
    <w:rsid w:val="006F00C7"/>
    <w:rsid w:val="006F0806"/>
    <w:rsid w:val="006F0854"/>
    <w:rsid w:val="006F37C2"/>
    <w:rsid w:val="006F398E"/>
    <w:rsid w:val="006F401C"/>
    <w:rsid w:val="006F41BE"/>
    <w:rsid w:val="006F4AF9"/>
    <w:rsid w:val="006F6708"/>
    <w:rsid w:val="006F6D44"/>
    <w:rsid w:val="006F7BB4"/>
    <w:rsid w:val="00701120"/>
    <w:rsid w:val="007016B1"/>
    <w:rsid w:val="00702485"/>
    <w:rsid w:val="0070271C"/>
    <w:rsid w:val="00702FE8"/>
    <w:rsid w:val="00704C0C"/>
    <w:rsid w:val="0070507D"/>
    <w:rsid w:val="007060DE"/>
    <w:rsid w:val="00706390"/>
    <w:rsid w:val="00706647"/>
    <w:rsid w:val="007073A4"/>
    <w:rsid w:val="00710382"/>
    <w:rsid w:val="007107F7"/>
    <w:rsid w:val="00711241"/>
    <w:rsid w:val="00712E37"/>
    <w:rsid w:val="007132B1"/>
    <w:rsid w:val="00713EB3"/>
    <w:rsid w:val="0071444A"/>
    <w:rsid w:val="0071551C"/>
    <w:rsid w:val="00715DA4"/>
    <w:rsid w:val="00715F0E"/>
    <w:rsid w:val="0071687B"/>
    <w:rsid w:val="00717792"/>
    <w:rsid w:val="007202E4"/>
    <w:rsid w:val="007212E5"/>
    <w:rsid w:val="007214EB"/>
    <w:rsid w:val="00721AE1"/>
    <w:rsid w:val="00721FCA"/>
    <w:rsid w:val="0072379B"/>
    <w:rsid w:val="00723950"/>
    <w:rsid w:val="00723DA5"/>
    <w:rsid w:val="0072491D"/>
    <w:rsid w:val="0072501A"/>
    <w:rsid w:val="00725939"/>
    <w:rsid w:val="00725C8F"/>
    <w:rsid w:val="00725E35"/>
    <w:rsid w:val="0072632A"/>
    <w:rsid w:val="0072662B"/>
    <w:rsid w:val="0072669F"/>
    <w:rsid w:val="007276BC"/>
    <w:rsid w:val="00730A36"/>
    <w:rsid w:val="00730F1A"/>
    <w:rsid w:val="00731215"/>
    <w:rsid w:val="007329B5"/>
    <w:rsid w:val="00732A48"/>
    <w:rsid w:val="007334D6"/>
    <w:rsid w:val="00733D64"/>
    <w:rsid w:val="007348F9"/>
    <w:rsid w:val="00734C38"/>
    <w:rsid w:val="00735361"/>
    <w:rsid w:val="00735D64"/>
    <w:rsid w:val="00736204"/>
    <w:rsid w:val="0073701A"/>
    <w:rsid w:val="00741B6A"/>
    <w:rsid w:val="0074218D"/>
    <w:rsid w:val="007428D8"/>
    <w:rsid w:val="0074461A"/>
    <w:rsid w:val="00744BE5"/>
    <w:rsid w:val="00745B11"/>
    <w:rsid w:val="00745F89"/>
    <w:rsid w:val="00750556"/>
    <w:rsid w:val="00750FB4"/>
    <w:rsid w:val="00753956"/>
    <w:rsid w:val="00754FF0"/>
    <w:rsid w:val="00755C1D"/>
    <w:rsid w:val="007563F5"/>
    <w:rsid w:val="007566AD"/>
    <w:rsid w:val="00756A51"/>
    <w:rsid w:val="00756A6A"/>
    <w:rsid w:val="00756B87"/>
    <w:rsid w:val="00757FAF"/>
    <w:rsid w:val="0076124B"/>
    <w:rsid w:val="00761997"/>
    <w:rsid w:val="00765B07"/>
    <w:rsid w:val="00765D2A"/>
    <w:rsid w:val="00766178"/>
    <w:rsid w:val="00770785"/>
    <w:rsid w:val="00770A75"/>
    <w:rsid w:val="00771F09"/>
    <w:rsid w:val="0077236E"/>
    <w:rsid w:val="00774198"/>
    <w:rsid w:val="00774452"/>
    <w:rsid w:val="00774B13"/>
    <w:rsid w:val="00774D76"/>
    <w:rsid w:val="00775212"/>
    <w:rsid w:val="00775432"/>
    <w:rsid w:val="00776340"/>
    <w:rsid w:val="00776843"/>
    <w:rsid w:val="00777647"/>
    <w:rsid w:val="00777739"/>
    <w:rsid w:val="00781DD0"/>
    <w:rsid w:val="00781ED4"/>
    <w:rsid w:val="0078219A"/>
    <w:rsid w:val="007826CD"/>
    <w:rsid w:val="00782AAE"/>
    <w:rsid w:val="00782AFC"/>
    <w:rsid w:val="00783102"/>
    <w:rsid w:val="007832AA"/>
    <w:rsid w:val="007837DA"/>
    <w:rsid w:val="00783FB7"/>
    <w:rsid w:val="00784BCE"/>
    <w:rsid w:val="00785910"/>
    <w:rsid w:val="00785DD0"/>
    <w:rsid w:val="007877B8"/>
    <w:rsid w:val="007903DC"/>
    <w:rsid w:val="007906CA"/>
    <w:rsid w:val="007910F3"/>
    <w:rsid w:val="007926EC"/>
    <w:rsid w:val="007936DA"/>
    <w:rsid w:val="007937D8"/>
    <w:rsid w:val="007939DC"/>
    <w:rsid w:val="00793EF0"/>
    <w:rsid w:val="00795296"/>
    <w:rsid w:val="00796430"/>
    <w:rsid w:val="007968C4"/>
    <w:rsid w:val="007974B4"/>
    <w:rsid w:val="007975E2"/>
    <w:rsid w:val="00797C2D"/>
    <w:rsid w:val="007A08CE"/>
    <w:rsid w:val="007A08E9"/>
    <w:rsid w:val="007A31F8"/>
    <w:rsid w:val="007A3E51"/>
    <w:rsid w:val="007A4336"/>
    <w:rsid w:val="007A4773"/>
    <w:rsid w:val="007A5BBE"/>
    <w:rsid w:val="007B0C57"/>
    <w:rsid w:val="007B1062"/>
    <w:rsid w:val="007B18A6"/>
    <w:rsid w:val="007B307E"/>
    <w:rsid w:val="007B4613"/>
    <w:rsid w:val="007B5E51"/>
    <w:rsid w:val="007B6796"/>
    <w:rsid w:val="007B7AC5"/>
    <w:rsid w:val="007C09D1"/>
    <w:rsid w:val="007C2972"/>
    <w:rsid w:val="007C2B10"/>
    <w:rsid w:val="007C316D"/>
    <w:rsid w:val="007C3F49"/>
    <w:rsid w:val="007C4A3C"/>
    <w:rsid w:val="007C56F9"/>
    <w:rsid w:val="007C60FF"/>
    <w:rsid w:val="007C6199"/>
    <w:rsid w:val="007C667C"/>
    <w:rsid w:val="007C755F"/>
    <w:rsid w:val="007C795D"/>
    <w:rsid w:val="007C7CA3"/>
    <w:rsid w:val="007C7D83"/>
    <w:rsid w:val="007C7FE1"/>
    <w:rsid w:val="007D05D5"/>
    <w:rsid w:val="007D21FA"/>
    <w:rsid w:val="007D261A"/>
    <w:rsid w:val="007D4202"/>
    <w:rsid w:val="007D4A21"/>
    <w:rsid w:val="007D5D1A"/>
    <w:rsid w:val="007D67E2"/>
    <w:rsid w:val="007D73CF"/>
    <w:rsid w:val="007D74D3"/>
    <w:rsid w:val="007D74EB"/>
    <w:rsid w:val="007D7ABA"/>
    <w:rsid w:val="007D7B28"/>
    <w:rsid w:val="007E0617"/>
    <w:rsid w:val="007E0619"/>
    <w:rsid w:val="007E0993"/>
    <w:rsid w:val="007E0B17"/>
    <w:rsid w:val="007E0C13"/>
    <w:rsid w:val="007E195C"/>
    <w:rsid w:val="007E2458"/>
    <w:rsid w:val="007E3050"/>
    <w:rsid w:val="007E3681"/>
    <w:rsid w:val="007E514B"/>
    <w:rsid w:val="007E58F6"/>
    <w:rsid w:val="007E7930"/>
    <w:rsid w:val="007F0A10"/>
    <w:rsid w:val="007F2C85"/>
    <w:rsid w:val="007F2CBE"/>
    <w:rsid w:val="007F32EF"/>
    <w:rsid w:val="007F730E"/>
    <w:rsid w:val="008001E9"/>
    <w:rsid w:val="00801A09"/>
    <w:rsid w:val="00802359"/>
    <w:rsid w:val="00802613"/>
    <w:rsid w:val="00802686"/>
    <w:rsid w:val="008028B2"/>
    <w:rsid w:val="00803292"/>
    <w:rsid w:val="008036CA"/>
    <w:rsid w:val="00803BB1"/>
    <w:rsid w:val="008046F0"/>
    <w:rsid w:val="00805C3C"/>
    <w:rsid w:val="00805E82"/>
    <w:rsid w:val="0081165A"/>
    <w:rsid w:val="0081209D"/>
    <w:rsid w:val="00812E75"/>
    <w:rsid w:val="00814EC8"/>
    <w:rsid w:val="008163FD"/>
    <w:rsid w:val="00817859"/>
    <w:rsid w:val="00821372"/>
    <w:rsid w:val="0082190E"/>
    <w:rsid w:val="00823CD0"/>
    <w:rsid w:val="00824168"/>
    <w:rsid w:val="0082454E"/>
    <w:rsid w:val="00824DD3"/>
    <w:rsid w:val="0082501D"/>
    <w:rsid w:val="00825732"/>
    <w:rsid w:val="008259DF"/>
    <w:rsid w:val="008265E3"/>
    <w:rsid w:val="00826853"/>
    <w:rsid w:val="00826AE0"/>
    <w:rsid w:val="00827696"/>
    <w:rsid w:val="00827BAC"/>
    <w:rsid w:val="00827BC5"/>
    <w:rsid w:val="0083260F"/>
    <w:rsid w:val="00835956"/>
    <w:rsid w:val="00835D2E"/>
    <w:rsid w:val="00840DB5"/>
    <w:rsid w:val="00840DC9"/>
    <w:rsid w:val="0084134A"/>
    <w:rsid w:val="00841A77"/>
    <w:rsid w:val="00841F06"/>
    <w:rsid w:val="00842984"/>
    <w:rsid w:val="0084385F"/>
    <w:rsid w:val="00845221"/>
    <w:rsid w:val="00845539"/>
    <w:rsid w:val="00846BB0"/>
    <w:rsid w:val="0085031C"/>
    <w:rsid w:val="00851643"/>
    <w:rsid w:val="00851AD5"/>
    <w:rsid w:val="00852477"/>
    <w:rsid w:val="00853FFB"/>
    <w:rsid w:val="00855E9E"/>
    <w:rsid w:val="0085746D"/>
    <w:rsid w:val="00857D28"/>
    <w:rsid w:val="00861863"/>
    <w:rsid w:val="0086195A"/>
    <w:rsid w:val="0086337A"/>
    <w:rsid w:val="00864781"/>
    <w:rsid w:val="00865380"/>
    <w:rsid w:val="00866D57"/>
    <w:rsid w:val="00867572"/>
    <w:rsid w:val="00867E8B"/>
    <w:rsid w:val="00867FCF"/>
    <w:rsid w:val="0087234C"/>
    <w:rsid w:val="00872E61"/>
    <w:rsid w:val="008736A9"/>
    <w:rsid w:val="008736D2"/>
    <w:rsid w:val="00873EBB"/>
    <w:rsid w:val="00874920"/>
    <w:rsid w:val="00874B56"/>
    <w:rsid w:val="00874E13"/>
    <w:rsid w:val="00876455"/>
    <w:rsid w:val="00876C60"/>
    <w:rsid w:val="00876E48"/>
    <w:rsid w:val="00881B8E"/>
    <w:rsid w:val="00882AE6"/>
    <w:rsid w:val="008839B2"/>
    <w:rsid w:val="00883C86"/>
    <w:rsid w:val="00884333"/>
    <w:rsid w:val="00884958"/>
    <w:rsid w:val="0088563A"/>
    <w:rsid w:val="008872F8"/>
    <w:rsid w:val="0088732F"/>
    <w:rsid w:val="00890530"/>
    <w:rsid w:val="008906A1"/>
    <w:rsid w:val="00890CD5"/>
    <w:rsid w:val="00892178"/>
    <w:rsid w:val="00893B88"/>
    <w:rsid w:val="00896882"/>
    <w:rsid w:val="00897B0F"/>
    <w:rsid w:val="008A0699"/>
    <w:rsid w:val="008A166B"/>
    <w:rsid w:val="008A311A"/>
    <w:rsid w:val="008A4C29"/>
    <w:rsid w:val="008A4ECA"/>
    <w:rsid w:val="008A511D"/>
    <w:rsid w:val="008A5505"/>
    <w:rsid w:val="008A567B"/>
    <w:rsid w:val="008A63D8"/>
    <w:rsid w:val="008A650B"/>
    <w:rsid w:val="008A69B1"/>
    <w:rsid w:val="008A6A0D"/>
    <w:rsid w:val="008A75B8"/>
    <w:rsid w:val="008A75D9"/>
    <w:rsid w:val="008A7A61"/>
    <w:rsid w:val="008A7D61"/>
    <w:rsid w:val="008B051D"/>
    <w:rsid w:val="008B0749"/>
    <w:rsid w:val="008B1238"/>
    <w:rsid w:val="008B186C"/>
    <w:rsid w:val="008B1BB2"/>
    <w:rsid w:val="008B2922"/>
    <w:rsid w:val="008B2CB4"/>
    <w:rsid w:val="008B3AAA"/>
    <w:rsid w:val="008B4B93"/>
    <w:rsid w:val="008B4C5E"/>
    <w:rsid w:val="008B4D6A"/>
    <w:rsid w:val="008B6203"/>
    <w:rsid w:val="008B6CB3"/>
    <w:rsid w:val="008B7290"/>
    <w:rsid w:val="008C03B4"/>
    <w:rsid w:val="008C0A70"/>
    <w:rsid w:val="008C22B8"/>
    <w:rsid w:val="008C2718"/>
    <w:rsid w:val="008C3EF9"/>
    <w:rsid w:val="008C3FB9"/>
    <w:rsid w:val="008C54BC"/>
    <w:rsid w:val="008C5B4D"/>
    <w:rsid w:val="008C636D"/>
    <w:rsid w:val="008C673D"/>
    <w:rsid w:val="008D073F"/>
    <w:rsid w:val="008D11D3"/>
    <w:rsid w:val="008D1446"/>
    <w:rsid w:val="008D1F07"/>
    <w:rsid w:val="008D21D0"/>
    <w:rsid w:val="008D3B26"/>
    <w:rsid w:val="008D4701"/>
    <w:rsid w:val="008D5551"/>
    <w:rsid w:val="008D55A5"/>
    <w:rsid w:val="008D594B"/>
    <w:rsid w:val="008D5E7B"/>
    <w:rsid w:val="008D7468"/>
    <w:rsid w:val="008E12AA"/>
    <w:rsid w:val="008E1F37"/>
    <w:rsid w:val="008E2E01"/>
    <w:rsid w:val="008E30DF"/>
    <w:rsid w:val="008E39BC"/>
    <w:rsid w:val="008E52CF"/>
    <w:rsid w:val="008E5EBF"/>
    <w:rsid w:val="008E61C4"/>
    <w:rsid w:val="008E61ED"/>
    <w:rsid w:val="008E70BB"/>
    <w:rsid w:val="008F08EA"/>
    <w:rsid w:val="008F38DE"/>
    <w:rsid w:val="008F3E35"/>
    <w:rsid w:val="008F4831"/>
    <w:rsid w:val="008F5A87"/>
    <w:rsid w:val="008F6E36"/>
    <w:rsid w:val="008F72F6"/>
    <w:rsid w:val="00900FA8"/>
    <w:rsid w:val="0090165D"/>
    <w:rsid w:val="00901892"/>
    <w:rsid w:val="00901C62"/>
    <w:rsid w:val="00903F04"/>
    <w:rsid w:val="00904099"/>
    <w:rsid w:val="00904642"/>
    <w:rsid w:val="00904DB6"/>
    <w:rsid w:val="00905877"/>
    <w:rsid w:val="00907FC7"/>
    <w:rsid w:val="00910495"/>
    <w:rsid w:val="0091164C"/>
    <w:rsid w:val="009129AF"/>
    <w:rsid w:val="00912C90"/>
    <w:rsid w:val="00915543"/>
    <w:rsid w:val="009175DA"/>
    <w:rsid w:val="0092041E"/>
    <w:rsid w:val="009208A4"/>
    <w:rsid w:val="009224EA"/>
    <w:rsid w:val="00923435"/>
    <w:rsid w:val="009237DD"/>
    <w:rsid w:val="0092422C"/>
    <w:rsid w:val="00927F3E"/>
    <w:rsid w:val="00930FE7"/>
    <w:rsid w:val="00932A57"/>
    <w:rsid w:val="009331B0"/>
    <w:rsid w:val="0093398D"/>
    <w:rsid w:val="0093557D"/>
    <w:rsid w:val="00936E3B"/>
    <w:rsid w:val="009379D9"/>
    <w:rsid w:val="0094065B"/>
    <w:rsid w:val="00940C0B"/>
    <w:rsid w:val="0094211A"/>
    <w:rsid w:val="00942764"/>
    <w:rsid w:val="0094299B"/>
    <w:rsid w:val="00945E6E"/>
    <w:rsid w:val="0094609D"/>
    <w:rsid w:val="00946ED3"/>
    <w:rsid w:val="00947147"/>
    <w:rsid w:val="00950B0B"/>
    <w:rsid w:val="00952252"/>
    <w:rsid w:val="00952D37"/>
    <w:rsid w:val="0095438D"/>
    <w:rsid w:val="00954D27"/>
    <w:rsid w:val="009554A4"/>
    <w:rsid w:val="0095628C"/>
    <w:rsid w:val="00957A59"/>
    <w:rsid w:val="00960EAD"/>
    <w:rsid w:val="00961386"/>
    <w:rsid w:val="0096184F"/>
    <w:rsid w:val="00961C3D"/>
    <w:rsid w:val="00965BAB"/>
    <w:rsid w:val="009662EE"/>
    <w:rsid w:val="00970077"/>
    <w:rsid w:val="0097118D"/>
    <w:rsid w:val="00971C61"/>
    <w:rsid w:val="009721D4"/>
    <w:rsid w:val="00972A43"/>
    <w:rsid w:val="009753EF"/>
    <w:rsid w:val="00977103"/>
    <w:rsid w:val="0098157C"/>
    <w:rsid w:val="00981780"/>
    <w:rsid w:val="0098233D"/>
    <w:rsid w:val="009836A9"/>
    <w:rsid w:val="0098440C"/>
    <w:rsid w:val="00984BB9"/>
    <w:rsid w:val="00986DEE"/>
    <w:rsid w:val="009874F9"/>
    <w:rsid w:val="00990DDF"/>
    <w:rsid w:val="009912DF"/>
    <w:rsid w:val="0099296F"/>
    <w:rsid w:val="00994A02"/>
    <w:rsid w:val="00994B65"/>
    <w:rsid w:val="00994C0F"/>
    <w:rsid w:val="0099745E"/>
    <w:rsid w:val="00997A7D"/>
    <w:rsid w:val="00997B8E"/>
    <w:rsid w:val="009A32D3"/>
    <w:rsid w:val="009A3C81"/>
    <w:rsid w:val="009A3F1F"/>
    <w:rsid w:val="009A5A98"/>
    <w:rsid w:val="009A5C8F"/>
    <w:rsid w:val="009A609D"/>
    <w:rsid w:val="009A6734"/>
    <w:rsid w:val="009A6808"/>
    <w:rsid w:val="009A695F"/>
    <w:rsid w:val="009A7373"/>
    <w:rsid w:val="009A7F22"/>
    <w:rsid w:val="009B1B31"/>
    <w:rsid w:val="009B2AF0"/>
    <w:rsid w:val="009B3BB0"/>
    <w:rsid w:val="009B4E42"/>
    <w:rsid w:val="009B567F"/>
    <w:rsid w:val="009B5D54"/>
    <w:rsid w:val="009C1F33"/>
    <w:rsid w:val="009C2ADC"/>
    <w:rsid w:val="009C2B90"/>
    <w:rsid w:val="009C2D96"/>
    <w:rsid w:val="009C3518"/>
    <w:rsid w:val="009C381A"/>
    <w:rsid w:val="009C3C00"/>
    <w:rsid w:val="009C4333"/>
    <w:rsid w:val="009C4EBF"/>
    <w:rsid w:val="009C4FD4"/>
    <w:rsid w:val="009C5458"/>
    <w:rsid w:val="009C5A6D"/>
    <w:rsid w:val="009C66B8"/>
    <w:rsid w:val="009C6969"/>
    <w:rsid w:val="009C6ABE"/>
    <w:rsid w:val="009C6AC2"/>
    <w:rsid w:val="009C6E6D"/>
    <w:rsid w:val="009C70CC"/>
    <w:rsid w:val="009C72CF"/>
    <w:rsid w:val="009C79DC"/>
    <w:rsid w:val="009D1DDE"/>
    <w:rsid w:val="009D3B64"/>
    <w:rsid w:val="009D4106"/>
    <w:rsid w:val="009D4921"/>
    <w:rsid w:val="009D55A7"/>
    <w:rsid w:val="009D5BA3"/>
    <w:rsid w:val="009D6257"/>
    <w:rsid w:val="009D6C92"/>
    <w:rsid w:val="009E0DAF"/>
    <w:rsid w:val="009E146F"/>
    <w:rsid w:val="009E2E60"/>
    <w:rsid w:val="009E3833"/>
    <w:rsid w:val="009E4758"/>
    <w:rsid w:val="009E5702"/>
    <w:rsid w:val="009E781D"/>
    <w:rsid w:val="009E7E4B"/>
    <w:rsid w:val="009F00E1"/>
    <w:rsid w:val="009F0B54"/>
    <w:rsid w:val="009F0D32"/>
    <w:rsid w:val="009F1549"/>
    <w:rsid w:val="009F209E"/>
    <w:rsid w:val="009F2EF4"/>
    <w:rsid w:val="009F37E6"/>
    <w:rsid w:val="009F556C"/>
    <w:rsid w:val="009F60AF"/>
    <w:rsid w:val="00A028AD"/>
    <w:rsid w:val="00A02F70"/>
    <w:rsid w:val="00A04045"/>
    <w:rsid w:val="00A04FD4"/>
    <w:rsid w:val="00A051F6"/>
    <w:rsid w:val="00A05559"/>
    <w:rsid w:val="00A057CE"/>
    <w:rsid w:val="00A05970"/>
    <w:rsid w:val="00A05FCC"/>
    <w:rsid w:val="00A06715"/>
    <w:rsid w:val="00A075CF"/>
    <w:rsid w:val="00A07F7E"/>
    <w:rsid w:val="00A106B7"/>
    <w:rsid w:val="00A11B15"/>
    <w:rsid w:val="00A11C14"/>
    <w:rsid w:val="00A12B6C"/>
    <w:rsid w:val="00A13CF4"/>
    <w:rsid w:val="00A14451"/>
    <w:rsid w:val="00A154BA"/>
    <w:rsid w:val="00A168D7"/>
    <w:rsid w:val="00A1752B"/>
    <w:rsid w:val="00A20724"/>
    <w:rsid w:val="00A20933"/>
    <w:rsid w:val="00A22946"/>
    <w:rsid w:val="00A231CB"/>
    <w:rsid w:val="00A23D79"/>
    <w:rsid w:val="00A24C57"/>
    <w:rsid w:val="00A251D6"/>
    <w:rsid w:val="00A25DDC"/>
    <w:rsid w:val="00A26A07"/>
    <w:rsid w:val="00A26D32"/>
    <w:rsid w:val="00A27F68"/>
    <w:rsid w:val="00A309C8"/>
    <w:rsid w:val="00A31359"/>
    <w:rsid w:val="00A3232B"/>
    <w:rsid w:val="00A32807"/>
    <w:rsid w:val="00A35090"/>
    <w:rsid w:val="00A3622A"/>
    <w:rsid w:val="00A36364"/>
    <w:rsid w:val="00A3655E"/>
    <w:rsid w:val="00A365A2"/>
    <w:rsid w:val="00A367D1"/>
    <w:rsid w:val="00A37650"/>
    <w:rsid w:val="00A37E66"/>
    <w:rsid w:val="00A4095C"/>
    <w:rsid w:val="00A41054"/>
    <w:rsid w:val="00A41A41"/>
    <w:rsid w:val="00A41F7E"/>
    <w:rsid w:val="00A42630"/>
    <w:rsid w:val="00A42A7F"/>
    <w:rsid w:val="00A42E75"/>
    <w:rsid w:val="00A453A3"/>
    <w:rsid w:val="00A45664"/>
    <w:rsid w:val="00A46FD7"/>
    <w:rsid w:val="00A50D8C"/>
    <w:rsid w:val="00A521F9"/>
    <w:rsid w:val="00A522EC"/>
    <w:rsid w:val="00A52990"/>
    <w:rsid w:val="00A530C9"/>
    <w:rsid w:val="00A53434"/>
    <w:rsid w:val="00A540D8"/>
    <w:rsid w:val="00A54B1C"/>
    <w:rsid w:val="00A564C4"/>
    <w:rsid w:val="00A56898"/>
    <w:rsid w:val="00A5722C"/>
    <w:rsid w:val="00A606EA"/>
    <w:rsid w:val="00A608E3"/>
    <w:rsid w:val="00A60DD1"/>
    <w:rsid w:val="00A619C9"/>
    <w:rsid w:val="00A61FF1"/>
    <w:rsid w:val="00A631F3"/>
    <w:rsid w:val="00A638E2"/>
    <w:rsid w:val="00A63C70"/>
    <w:rsid w:val="00A63EB2"/>
    <w:rsid w:val="00A6407F"/>
    <w:rsid w:val="00A64A49"/>
    <w:rsid w:val="00A65CBD"/>
    <w:rsid w:val="00A65FB8"/>
    <w:rsid w:val="00A66555"/>
    <w:rsid w:val="00A66B2C"/>
    <w:rsid w:val="00A67076"/>
    <w:rsid w:val="00A67F3D"/>
    <w:rsid w:val="00A707A3"/>
    <w:rsid w:val="00A72014"/>
    <w:rsid w:val="00A722A5"/>
    <w:rsid w:val="00A7276E"/>
    <w:rsid w:val="00A72CBD"/>
    <w:rsid w:val="00A736B2"/>
    <w:rsid w:val="00A73990"/>
    <w:rsid w:val="00A73A22"/>
    <w:rsid w:val="00A73F38"/>
    <w:rsid w:val="00A74003"/>
    <w:rsid w:val="00A74347"/>
    <w:rsid w:val="00A743C5"/>
    <w:rsid w:val="00A748BB"/>
    <w:rsid w:val="00A74CE0"/>
    <w:rsid w:val="00A74D1B"/>
    <w:rsid w:val="00A74FE9"/>
    <w:rsid w:val="00A75689"/>
    <w:rsid w:val="00A76271"/>
    <w:rsid w:val="00A7643D"/>
    <w:rsid w:val="00A77A09"/>
    <w:rsid w:val="00A82012"/>
    <w:rsid w:val="00A838B9"/>
    <w:rsid w:val="00A83A12"/>
    <w:rsid w:val="00A84B01"/>
    <w:rsid w:val="00A87640"/>
    <w:rsid w:val="00A92AA7"/>
    <w:rsid w:val="00A95CAB"/>
    <w:rsid w:val="00A95D66"/>
    <w:rsid w:val="00A96003"/>
    <w:rsid w:val="00A96CE6"/>
    <w:rsid w:val="00A973C4"/>
    <w:rsid w:val="00A97885"/>
    <w:rsid w:val="00A97DD1"/>
    <w:rsid w:val="00AA0072"/>
    <w:rsid w:val="00AA098D"/>
    <w:rsid w:val="00AA0F23"/>
    <w:rsid w:val="00AA346E"/>
    <w:rsid w:val="00AA3F9B"/>
    <w:rsid w:val="00AA40F7"/>
    <w:rsid w:val="00AA4492"/>
    <w:rsid w:val="00AA51D7"/>
    <w:rsid w:val="00AA5223"/>
    <w:rsid w:val="00AB0D48"/>
    <w:rsid w:val="00AB1DFF"/>
    <w:rsid w:val="00AB1F07"/>
    <w:rsid w:val="00AB222F"/>
    <w:rsid w:val="00AB2328"/>
    <w:rsid w:val="00AB27EC"/>
    <w:rsid w:val="00AB4DDF"/>
    <w:rsid w:val="00AB5E52"/>
    <w:rsid w:val="00AC03B3"/>
    <w:rsid w:val="00AC1CB2"/>
    <w:rsid w:val="00AC22AF"/>
    <w:rsid w:val="00AC268C"/>
    <w:rsid w:val="00AC330C"/>
    <w:rsid w:val="00AC5DDF"/>
    <w:rsid w:val="00AC7172"/>
    <w:rsid w:val="00AD063E"/>
    <w:rsid w:val="00AD0944"/>
    <w:rsid w:val="00AD16D2"/>
    <w:rsid w:val="00AD3D40"/>
    <w:rsid w:val="00AD414C"/>
    <w:rsid w:val="00AD45A8"/>
    <w:rsid w:val="00AD4E44"/>
    <w:rsid w:val="00AD52D2"/>
    <w:rsid w:val="00AD58C4"/>
    <w:rsid w:val="00AD6540"/>
    <w:rsid w:val="00AE11A4"/>
    <w:rsid w:val="00AE1435"/>
    <w:rsid w:val="00AE1F31"/>
    <w:rsid w:val="00AE2A77"/>
    <w:rsid w:val="00AE3C59"/>
    <w:rsid w:val="00AE4157"/>
    <w:rsid w:val="00AE479E"/>
    <w:rsid w:val="00AE53CF"/>
    <w:rsid w:val="00AE57B2"/>
    <w:rsid w:val="00AE59AE"/>
    <w:rsid w:val="00AE63D0"/>
    <w:rsid w:val="00AE7BA8"/>
    <w:rsid w:val="00AF0379"/>
    <w:rsid w:val="00AF49C4"/>
    <w:rsid w:val="00AF4A9B"/>
    <w:rsid w:val="00AF5EF3"/>
    <w:rsid w:val="00AF66ED"/>
    <w:rsid w:val="00B02803"/>
    <w:rsid w:val="00B03F4C"/>
    <w:rsid w:val="00B04F49"/>
    <w:rsid w:val="00B06749"/>
    <w:rsid w:val="00B06A58"/>
    <w:rsid w:val="00B100AE"/>
    <w:rsid w:val="00B1032A"/>
    <w:rsid w:val="00B10776"/>
    <w:rsid w:val="00B1090D"/>
    <w:rsid w:val="00B13711"/>
    <w:rsid w:val="00B13A5F"/>
    <w:rsid w:val="00B13C78"/>
    <w:rsid w:val="00B13DEB"/>
    <w:rsid w:val="00B145A2"/>
    <w:rsid w:val="00B155D7"/>
    <w:rsid w:val="00B15F10"/>
    <w:rsid w:val="00B167D0"/>
    <w:rsid w:val="00B17295"/>
    <w:rsid w:val="00B17683"/>
    <w:rsid w:val="00B202BA"/>
    <w:rsid w:val="00B20757"/>
    <w:rsid w:val="00B208F3"/>
    <w:rsid w:val="00B21570"/>
    <w:rsid w:val="00B21826"/>
    <w:rsid w:val="00B21DED"/>
    <w:rsid w:val="00B2271D"/>
    <w:rsid w:val="00B22ABC"/>
    <w:rsid w:val="00B23B2F"/>
    <w:rsid w:val="00B23C5A"/>
    <w:rsid w:val="00B24175"/>
    <w:rsid w:val="00B2610F"/>
    <w:rsid w:val="00B2670C"/>
    <w:rsid w:val="00B26A35"/>
    <w:rsid w:val="00B26F61"/>
    <w:rsid w:val="00B26FCB"/>
    <w:rsid w:val="00B278AC"/>
    <w:rsid w:val="00B27FC5"/>
    <w:rsid w:val="00B308C9"/>
    <w:rsid w:val="00B32353"/>
    <w:rsid w:val="00B32A01"/>
    <w:rsid w:val="00B3355D"/>
    <w:rsid w:val="00B35D0C"/>
    <w:rsid w:val="00B35F3F"/>
    <w:rsid w:val="00B361FC"/>
    <w:rsid w:val="00B3700E"/>
    <w:rsid w:val="00B406FD"/>
    <w:rsid w:val="00B41676"/>
    <w:rsid w:val="00B429CB"/>
    <w:rsid w:val="00B43D66"/>
    <w:rsid w:val="00B44DB8"/>
    <w:rsid w:val="00B450B4"/>
    <w:rsid w:val="00B45EDE"/>
    <w:rsid w:val="00B46298"/>
    <w:rsid w:val="00B46D02"/>
    <w:rsid w:val="00B50585"/>
    <w:rsid w:val="00B50A84"/>
    <w:rsid w:val="00B514F5"/>
    <w:rsid w:val="00B51678"/>
    <w:rsid w:val="00B51B67"/>
    <w:rsid w:val="00B52287"/>
    <w:rsid w:val="00B52A87"/>
    <w:rsid w:val="00B52E41"/>
    <w:rsid w:val="00B551EE"/>
    <w:rsid w:val="00B554B5"/>
    <w:rsid w:val="00B55630"/>
    <w:rsid w:val="00B579D7"/>
    <w:rsid w:val="00B57C03"/>
    <w:rsid w:val="00B602E6"/>
    <w:rsid w:val="00B604CF"/>
    <w:rsid w:val="00B6496F"/>
    <w:rsid w:val="00B65202"/>
    <w:rsid w:val="00B6571E"/>
    <w:rsid w:val="00B65D6D"/>
    <w:rsid w:val="00B6607F"/>
    <w:rsid w:val="00B66F04"/>
    <w:rsid w:val="00B67435"/>
    <w:rsid w:val="00B70EF2"/>
    <w:rsid w:val="00B719C6"/>
    <w:rsid w:val="00B72061"/>
    <w:rsid w:val="00B721DC"/>
    <w:rsid w:val="00B72757"/>
    <w:rsid w:val="00B740BA"/>
    <w:rsid w:val="00B7499C"/>
    <w:rsid w:val="00B74A11"/>
    <w:rsid w:val="00B74C0B"/>
    <w:rsid w:val="00B76865"/>
    <w:rsid w:val="00B76B18"/>
    <w:rsid w:val="00B77B8A"/>
    <w:rsid w:val="00B77BE5"/>
    <w:rsid w:val="00B80B83"/>
    <w:rsid w:val="00B81FD4"/>
    <w:rsid w:val="00B824A2"/>
    <w:rsid w:val="00B82CDC"/>
    <w:rsid w:val="00B83E66"/>
    <w:rsid w:val="00B84E09"/>
    <w:rsid w:val="00B852F2"/>
    <w:rsid w:val="00B87337"/>
    <w:rsid w:val="00B90B29"/>
    <w:rsid w:val="00B91E39"/>
    <w:rsid w:val="00B9245D"/>
    <w:rsid w:val="00B92908"/>
    <w:rsid w:val="00B93590"/>
    <w:rsid w:val="00B96B14"/>
    <w:rsid w:val="00B9748E"/>
    <w:rsid w:val="00B97E47"/>
    <w:rsid w:val="00BA0517"/>
    <w:rsid w:val="00BA2619"/>
    <w:rsid w:val="00BA2A73"/>
    <w:rsid w:val="00BA61A3"/>
    <w:rsid w:val="00BA713E"/>
    <w:rsid w:val="00BB0F1C"/>
    <w:rsid w:val="00BB1FFF"/>
    <w:rsid w:val="00BB243F"/>
    <w:rsid w:val="00BB35CF"/>
    <w:rsid w:val="00BB3CA4"/>
    <w:rsid w:val="00BB55AA"/>
    <w:rsid w:val="00BB63A7"/>
    <w:rsid w:val="00BB7D77"/>
    <w:rsid w:val="00BC0A23"/>
    <w:rsid w:val="00BC28EB"/>
    <w:rsid w:val="00BC3F48"/>
    <w:rsid w:val="00BC412F"/>
    <w:rsid w:val="00BC47B4"/>
    <w:rsid w:val="00BC5754"/>
    <w:rsid w:val="00BC6C2F"/>
    <w:rsid w:val="00BC7539"/>
    <w:rsid w:val="00BC76BC"/>
    <w:rsid w:val="00BD080F"/>
    <w:rsid w:val="00BD281F"/>
    <w:rsid w:val="00BD51BD"/>
    <w:rsid w:val="00BD56D9"/>
    <w:rsid w:val="00BD6D14"/>
    <w:rsid w:val="00BE01D1"/>
    <w:rsid w:val="00BE1D2D"/>
    <w:rsid w:val="00BE2AEB"/>
    <w:rsid w:val="00BE2D0E"/>
    <w:rsid w:val="00BE3BDB"/>
    <w:rsid w:val="00BE507A"/>
    <w:rsid w:val="00BE534A"/>
    <w:rsid w:val="00BE561A"/>
    <w:rsid w:val="00BE5A33"/>
    <w:rsid w:val="00BE6041"/>
    <w:rsid w:val="00BE60F5"/>
    <w:rsid w:val="00BE637F"/>
    <w:rsid w:val="00BE792E"/>
    <w:rsid w:val="00BF12F4"/>
    <w:rsid w:val="00BF161A"/>
    <w:rsid w:val="00BF16A3"/>
    <w:rsid w:val="00BF25DF"/>
    <w:rsid w:val="00BF2766"/>
    <w:rsid w:val="00BF36FC"/>
    <w:rsid w:val="00BF53EC"/>
    <w:rsid w:val="00BF5F02"/>
    <w:rsid w:val="00BF725C"/>
    <w:rsid w:val="00BF7BE6"/>
    <w:rsid w:val="00C00490"/>
    <w:rsid w:val="00C0063C"/>
    <w:rsid w:val="00C0064B"/>
    <w:rsid w:val="00C00841"/>
    <w:rsid w:val="00C00BAE"/>
    <w:rsid w:val="00C00D20"/>
    <w:rsid w:val="00C0126D"/>
    <w:rsid w:val="00C02B0E"/>
    <w:rsid w:val="00C03F2B"/>
    <w:rsid w:val="00C05D2A"/>
    <w:rsid w:val="00C0719B"/>
    <w:rsid w:val="00C07201"/>
    <w:rsid w:val="00C075C5"/>
    <w:rsid w:val="00C07608"/>
    <w:rsid w:val="00C1031E"/>
    <w:rsid w:val="00C10D58"/>
    <w:rsid w:val="00C115C6"/>
    <w:rsid w:val="00C11C86"/>
    <w:rsid w:val="00C13496"/>
    <w:rsid w:val="00C135C5"/>
    <w:rsid w:val="00C141DC"/>
    <w:rsid w:val="00C15ACB"/>
    <w:rsid w:val="00C15B20"/>
    <w:rsid w:val="00C15CF6"/>
    <w:rsid w:val="00C177A8"/>
    <w:rsid w:val="00C20B3F"/>
    <w:rsid w:val="00C21216"/>
    <w:rsid w:val="00C228B9"/>
    <w:rsid w:val="00C22C63"/>
    <w:rsid w:val="00C22D2A"/>
    <w:rsid w:val="00C23541"/>
    <w:rsid w:val="00C249DE"/>
    <w:rsid w:val="00C2563E"/>
    <w:rsid w:val="00C25A24"/>
    <w:rsid w:val="00C25BE7"/>
    <w:rsid w:val="00C265F9"/>
    <w:rsid w:val="00C26EEF"/>
    <w:rsid w:val="00C272D1"/>
    <w:rsid w:val="00C273D4"/>
    <w:rsid w:val="00C276F4"/>
    <w:rsid w:val="00C31408"/>
    <w:rsid w:val="00C33F0B"/>
    <w:rsid w:val="00C34060"/>
    <w:rsid w:val="00C3434A"/>
    <w:rsid w:val="00C3481D"/>
    <w:rsid w:val="00C34F8E"/>
    <w:rsid w:val="00C3768A"/>
    <w:rsid w:val="00C379A2"/>
    <w:rsid w:val="00C403D8"/>
    <w:rsid w:val="00C42741"/>
    <w:rsid w:val="00C44156"/>
    <w:rsid w:val="00C44347"/>
    <w:rsid w:val="00C45450"/>
    <w:rsid w:val="00C45F3C"/>
    <w:rsid w:val="00C460C9"/>
    <w:rsid w:val="00C4658D"/>
    <w:rsid w:val="00C465EC"/>
    <w:rsid w:val="00C46C1A"/>
    <w:rsid w:val="00C47E41"/>
    <w:rsid w:val="00C508E5"/>
    <w:rsid w:val="00C51032"/>
    <w:rsid w:val="00C5176F"/>
    <w:rsid w:val="00C5202F"/>
    <w:rsid w:val="00C53333"/>
    <w:rsid w:val="00C54EF4"/>
    <w:rsid w:val="00C55BB6"/>
    <w:rsid w:val="00C5604E"/>
    <w:rsid w:val="00C56DF2"/>
    <w:rsid w:val="00C5707A"/>
    <w:rsid w:val="00C604E6"/>
    <w:rsid w:val="00C612FC"/>
    <w:rsid w:val="00C61711"/>
    <w:rsid w:val="00C61BF6"/>
    <w:rsid w:val="00C61C57"/>
    <w:rsid w:val="00C63B15"/>
    <w:rsid w:val="00C63F7D"/>
    <w:rsid w:val="00C63FEF"/>
    <w:rsid w:val="00C661AD"/>
    <w:rsid w:val="00C66369"/>
    <w:rsid w:val="00C6663D"/>
    <w:rsid w:val="00C66A4E"/>
    <w:rsid w:val="00C66ABB"/>
    <w:rsid w:val="00C66BCC"/>
    <w:rsid w:val="00C70217"/>
    <w:rsid w:val="00C704AD"/>
    <w:rsid w:val="00C7111E"/>
    <w:rsid w:val="00C71C7D"/>
    <w:rsid w:val="00C72E69"/>
    <w:rsid w:val="00C74E0C"/>
    <w:rsid w:val="00C76B35"/>
    <w:rsid w:val="00C76F90"/>
    <w:rsid w:val="00C80F78"/>
    <w:rsid w:val="00C82588"/>
    <w:rsid w:val="00C82BA3"/>
    <w:rsid w:val="00C82EC6"/>
    <w:rsid w:val="00C830F9"/>
    <w:rsid w:val="00C83148"/>
    <w:rsid w:val="00C844B7"/>
    <w:rsid w:val="00C84AA8"/>
    <w:rsid w:val="00C8642A"/>
    <w:rsid w:val="00C864C9"/>
    <w:rsid w:val="00C86FD2"/>
    <w:rsid w:val="00C90702"/>
    <w:rsid w:val="00C91DE1"/>
    <w:rsid w:val="00C94EDC"/>
    <w:rsid w:val="00C964A5"/>
    <w:rsid w:val="00C965BD"/>
    <w:rsid w:val="00C96E51"/>
    <w:rsid w:val="00C9748D"/>
    <w:rsid w:val="00CA00EC"/>
    <w:rsid w:val="00CA5B9D"/>
    <w:rsid w:val="00CA5FB2"/>
    <w:rsid w:val="00CA6594"/>
    <w:rsid w:val="00CA69F3"/>
    <w:rsid w:val="00CA7C59"/>
    <w:rsid w:val="00CA7CD1"/>
    <w:rsid w:val="00CB15CB"/>
    <w:rsid w:val="00CB17EC"/>
    <w:rsid w:val="00CB2B7F"/>
    <w:rsid w:val="00CB35EF"/>
    <w:rsid w:val="00CB51DB"/>
    <w:rsid w:val="00CB6C54"/>
    <w:rsid w:val="00CB75EF"/>
    <w:rsid w:val="00CC062D"/>
    <w:rsid w:val="00CC1485"/>
    <w:rsid w:val="00CC35E3"/>
    <w:rsid w:val="00CC3A2F"/>
    <w:rsid w:val="00CC3C8E"/>
    <w:rsid w:val="00CC523F"/>
    <w:rsid w:val="00CC5382"/>
    <w:rsid w:val="00CC6340"/>
    <w:rsid w:val="00CC7695"/>
    <w:rsid w:val="00CC7CDC"/>
    <w:rsid w:val="00CD14BF"/>
    <w:rsid w:val="00CD1A32"/>
    <w:rsid w:val="00CD20D2"/>
    <w:rsid w:val="00CD2A50"/>
    <w:rsid w:val="00CD2E99"/>
    <w:rsid w:val="00CD3D29"/>
    <w:rsid w:val="00CD4BF4"/>
    <w:rsid w:val="00CD5465"/>
    <w:rsid w:val="00CD5EF6"/>
    <w:rsid w:val="00CD61CB"/>
    <w:rsid w:val="00CD73EA"/>
    <w:rsid w:val="00CE0293"/>
    <w:rsid w:val="00CE0A18"/>
    <w:rsid w:val="00CE2FDE"/>
    <w:rsid w:val="00CE3FAC"/>
    <w:rsid w:val="00CE400C"/>
    <w:rsid w:val="00CE4C3B"/>
    <w:rsid w:val="00CE5749"/>
    <w:rsid w:val="00CE58BA"/>
    <w:rsid w:val="00CE5D44"/>
    <w:rsid w:val="00CE6B26"/>
    <w:rsid w:val="00CE6EEB"/>
    <w:rsid w:val="00CE7B66"/>
    <w:rsid w:val="00CF0210"/>
    <w:rsid w:val="00CF11FA"/>
    <w:rsid w:val="00CF1A4D"/>
    <w:rsid w:val="00CF26F3"/>
    <w:rsid w:val="00CF3A48"/>
    <w:rsid w:val="00CF460B"/>
    <w:rsid w:val="00CF4961"/>
    <w:rsid w:val="00CF669D"/>
    <w:rsid w:val="00CF67E7"/>
    <w:rsid w:val="00CF6BF0"/>
    <w:rsid w:val="00CF72EB"/>
    <w:rsid w:val="00D005BF"/>
    <w:rsid w:val="00D010DA"/>
    <w:rsid w:val="00D02013"/>
    <w:rsid w:val="00D0340F"/>
    <w:rsid w:val="00D0594D"/>
    <w:rsid w:val="00D05BB0"/>
    <w:rsid w:val="00D06260"/>
    <w:rsid w:val="00D06965"/>
    <w:rsid w:val="00D06CBA"/>
    <w:rsid w:val="00D10304"/>
    <w:rsid w:val="00D10B47"/>
    <w:rsid w:val="00D10FA1"/>
    <w:rsid w:val="00D1202F"/>
    <w:rsid w:val="00D14E20"/>
    <w:rsid w:val="00D14EBC"/>
    <w:rsid w:val="00D152D9"/>
    <w:rsid w:val="00D17F92"/>
    <w:rsid w:val="00D20154"/>
    <w:rsid w:val="00D20ABE"/>
    <w:rsid w:val="00D221F5"/>
    <w:rsid w:val="00D236BE"/>
    <w:rsid w:val="00D246EC"/>
    <w:rsid w:val="00D26F79"/>
    <w:rsid w:val="00D27191"/>
    <w:rsid w:val="00D30FD7"/>
    <w:rsid w:val="00D31AAC"/>
    <w:rsid w:val="00D330FA"/>
    <w:rsid w:val="00D33883"/>
    <w:rsid w:val="00D34227"/>
    <w:rsid w:val="00D358FF"/>
    <w:rsid w:val="00D36C42"/>
    <w:rsid w:val="00D37116"/>
    <w:rsid w:val="00D37230"/>
    <w:rsid w:val="00D41312"/>
    <w:rsid w:val="00D413E8"/>
    <w:rsid w:val="00D418A5"/>
    <w:rsid w:val="00D45405"/>
    <w:rsid w:val="00D46919"/>
    <w:rsid w:val="00D471B6"/>
    <w:rsid w:val="00D47934"/>
    <w:rsid w:val="00D47AFB"/>
    <w:rsid w:val="00D504DD"/>
    <w:rsid w:val="00D514DC"/>
    <w:rsid w:val="00D518B1"/>
    <w:rsid w:val="00D53768"/>
    <w:rsid w:val="00D54055"/>
    <w:rsid w:val="00D55242"/>
    <w:rsid w:val="00D555B5"/>
    <w:rsid w:val="00D55F59"/>
    <w:rsid w:val="00D566A4"/>
    <w:rsid w:val="00D56AAF"/>
    <w:rsid w:val="00D6187D"/>
    <w:rsid w:val="00D61E15"/>
    <w:rsid w:val="00D62CA0"/>
    <w:rsid w:val="00D62D4E"/>
    <w:rsid w:val="00D6365C"/>
    <w:rsid w:val="00D64368"/>
    <w:rsid w:val="00D6439B"/>
    <w:rsid w:val="00D64DCA"/>
    <w:rsid w:val="00D67222"/>
    <w:rsid w:val="00D753C8"/>
    <w:rsid w:val="00D75C37"/>
    <w:rsid w:val="00D7658D"/>
    <w:rsid w:val="00D77457"/>
    <w:rsid w:val="00D77C69"/>
    <w:rsid w:val="00D81198"/>
    <w:rsid w:val="00D81FC8"/>
    <w:rsid w:val="00D82538"/>
    <w:rsid w:val="00D826BB"/>
    <w:rsid w:val="00D83BC6"/>
    <w:rsid w:val="00D84C5D"/>
    <w:rsid w:val="00D854B4"/>
    <w:rsid w:val="00D85AB2"/>
    <w:rsid w:val="00D87155"/>
    <w:rsid w:val="00D9073B"/>
    <w:rsid w:val="00D90A8B"/>
    <w:rsid w:val="00D90D55"/>
    <w:rsid w:val="00D914F1"/>
    <w:rsid w:val="00D91AB5"/>
    <w:rsid w:val="00D92016"/>
    <w:rsid w:val="00D9259E"/>
    <w:rsid w:val="00D94F33"/>
    <w:rsid w:val="00DA02BB"/>
    <w:rsid w:val="00DA082E"/>
    <w:rsid w:val="00DA236A"/>
    <w:rsid w:val="00DA2738"/>
    <w:rsid w:val="00DA2A75"/>
    <w:rsid w:val="00DA2E52"/>
    <w:rsid w:val="00DA3346"/>
    <w:rsid w:val="00DA52E5"/>
    <w:rsid w:val="00DA55CB"/>
    <w:rsid w:val="00DA5BD2"/>
    <w:rsid w:val="00DA62D4"/>
    <w:rsid w:val="00DA7544"/>
    <w:rsid w:val="00DB049B"/>
    <w:rsid w:val="00DB1D31"/>
    <w:rsid w:val="00DB3262"/>
    <w:rsid w:val="00DB366D"/>
    <w:rsid w:val="00DB3735"/>
    <w:rsid w:val="00DB42DB"/>
    <w:rsid w:val="00DB49CA"/>
    <w:rsid w:val="00DB4BA1"/>
    <w:rsid w:val="00DB5C47"/>
    <w:rsid w:val="00DB684D"/>
    <w:rsid w:val="00DB7131"/>
    <w:rsid w:val="00DB7525"/>
    <w:rsid w:val="00DC0607"/>
    <w:rsid w:val="00DC0D06"/>
    <w:rsid w:val="00DC0ECF"/>
    <w:rsid w:val="00DC1B7B"/>
    <w:rsid w:val="00DC324C"/>
    <w:rsid w:val="00DC5094"/>
    <w:rsid w:val="00DC630E"/>
    <w:rsid w:val="00DC67C2"/>
    <w:rsid w:val="00DC6D8A"/>
    <w:rsid w:val="00DC75BB"/>
    <w:rsid w:val="00DD0EE8"/>
    <w:rsid w:val="00DD1CF3"/>
    <w:rsid w:val="00DD226C"/>
    <w:rsid w:val="00DD281D"/>
    <w:rsid w:val="00DD2ADC"/>
    <w:rsid w:val="00DD3559"/>
    <w:rsid w:val="00DD3710"/>
    <w:rsid w:val="00DD77A1"/>
    <w:rsid w:val="00DE00CD"/>
    <w:rsid w:val="00DE13A2"/>
    <w:rsid w:val="00DE24F5"/>
    <w:rsid w:val="00DE2E85"/>
    <w:rsid w:val="00DE39D8"/>
    <w:rsid w:val="00DE3DE5"/>
    <w:rsid w:val="00DE4292"/>
    <w:rsid w:val="00DE54F6"/>
    <w:rsid w:val="00DE604A"/>
    <w:rsid w:val="00DE6C80"/>
    <w:rsid w:val="00DE7F90"/>
    <w:rsid w:val="00DF0076"/>
    <w:rsid w:val="00DF152A"/>
    <w:rsid w:val="00DF15D0"/>
    <w:rsid w:val="00DF20C7"/>
    <w:rsid w:val="00DF242E"/>
    <w:rsid w:val="00DF306F"/>
    <w:rsid w:val="00DF3E6A"/>
    <w:rsid w:val="00DF606F"/>
    <w:rsid w:val="00DF6688"/>
    <w:rsid w:val="00DF6DD7"/>
    <w:rsid w:val="00E005D7"/>
    <w:rsid w:val="00E05263"/>
    <w:rsid w:val="00E06111"/>
    <w:rsid w:val="00E063F8"/>
    <w:rsid w:val="00E07CD5"/>
    <w:rsid w:val="00E07D1E"/>
    <w:rsid w:val="00E10DD8"/>
    <w:rsid w:val="00E11860"/>
    <w:rsid w:val="00E123A5"/>
    <w:rsid w:val="00E144B3"/>
    <w:rsid w:val="00E14E21"/>
    <w:rsid w:val="00E15455"/>
    <w:rsid w:val="00E16224"/>
    <w:rsid w:val="00E16856"/>
    <w:rsid w:val="00E206CC"/>
    <w:rsid w:val="00E2078B"/>
    <w:rsid w:val="00E2090E"/>
    <w:rsid w:val="00E211B0"/>
    <w:rsid w:val="00E218A8"/>
    <w:rsid w:val="00E22888"/>
    <w:rsid w:val="00E246A1"/>
    <w:rsid w:val="00E2474F"/>
    <w:rsid w:val="00E2488A"/>
    <w:rsid w:val="00E254E5"/>
    <w:rsid w:val="00E259A8"/>
    <w:rsid w:val="00E264BB"/>
    <w:rsid w:val="00E273E7"/>
    <w:rsid w:val="00E2765C"/>
    <w:rsid w:val="00E30004"/>
    <w:rsid w:val="00E30013"/>
    <w:rsid w:val="00E31B37"/>
    <w:rsid w:val="00E32181"/>
    <w:rsid w:val="00E323F6"/>
    <w:rsid w:val="00E324A9"/>
    <w:rsid w:val="00E32C49"/>
    <w:rsid w:val="00E32E15"/>
    <w:rsid w:val="00E33BDB"/>
    <w:rsid w:val="00E34F96"/>
    <w:rsid w:val="00E35377"/>
    <w:rsid w:val="00E35898"/>
    <w:rsid w:val="00E35CE1"/>
    <w:rsid w:val="00E36283"/>
    <w:rsid w:val="00E424C5"/>
    <w:rsid w:val="00E42BA0"/>
    <w:rsid w:val="00E430EF"/>
    <w:rsid w:val="00E44C95"/>
    <w:rsid w:val="00E44D7A"/>
    <w:rsid w:val="00E45BDC"/>
    <w:rsid w:val="00E45DCA"/>
    <w:rsid w:val="00E47E56"/>
    <w:rsid w:val="00E50855"/>
    <w:rsid w:val="00E51287"/>
    <w:rsid w:val="00E51647"/>
    <w:rsid w:val="00E51E2F"/>
    <w:rsid w:val="00E5303E"/>
    <w:rsid w:val="00E537CD"/>
    <w:rsid w:val="00E543F6"/>
    <w:rsid w:val="00E54E75"/>
    <w:rsid w:val="00E567CA"/>
    <w:rsid w:val="00E575F2"/>
    <w:rsid w:val="00E60ECD"/>
    <w:rsid w:val="00E6253E"/>
    <w:rsid w:val="00E6275C"/>
    <w:rsid w:val="00E62983"/>
    <w:rsid w:val="00E63A3E"/>
    <w:rsid w:val="00E64043"/>
    <w:rsid w:val="00E64D50"/>
    <w:rsid w:val="00E66F02"/>
    <w:rsid w:val="00E7053D"/>
    <w:rsid w:val="00E70769"/>
    <w:rsid w:val="00E70C2B"/>
    <w:rsid w:val="00E7161E"/>
    <w:rsid w:val="00E719BA"/>
    <w:rsid w:val="00E71FC1"/>
    <w:rsid w:val="00E722C3"/>
    <w:rsid w:val="00E7300A"/>
    <w:rsid w:val="00E74AA2"/>
    <w:rsid w:val="00E759C3"/>
    <w:rsid w:val="00E76BA7"/>
    <w:rsid w:val="00E76D07"/>
    <w:rsid w:val="00E76D40"/>
    <w:rsid w:val="00E7783D"/>
    <w:rsid w:val="00E821E5"/>
    <w:rsid w:val="00E842EF"/>
    <w:rsid w:val="00E844E1"/>
    <w:rsid w:val="00E861CE"/>
    <w:rsid w:val="00E86966"/>
    <w:rsid w:val="00E87E05"/>
    <w:rsid w:val="00E90714"/>
    <w:rsid w:val="00E9394C"/>
    <w:rsid w:val="00E94012"/>
    <w:rsid w:val="00E941F7"/>
    <w:rsid w:val="00E9469D"/>
    <w:rsid w:val="00E947FA"/>
    <w:rsid w:val="00E97527"/>
    <w:rsid w:val="00E978AB"/>
    <w:rsid w:val="00E97C8D"/>
    <w:rsid w:val="00EA135C"/>
    <w:rsid w:val="00EA17AF"/>
    <w:rsid w:val="00EA1ED3"/>
    <w:rsid w:val="00EA25C0"/>
    <w:rsid w:val="00EA310C"/>
    <w:rsid w:val="00EA32CF"/>
    <w:rsid w:val="00EA4C06"/>
    <w:rsid w:val="00EA4FDB"/>
    <w:rsid w:val="00EA54EE"/>
    <w:rsid w:val="00EA5A12"/>
    <w:rsid w:val="00EA5B85"/>
    <w:rsid w:val="00EA6411"/>
    <w:rsid w:val="00EA65FA"/>
    <w:rsid w:val="00EB0167"/>
    <w:rsid w:val="00EB24EF"/>
    <w:rsid w:val="00EB2B6D"/>
    <w:rsid w:val="00EB6799"/>
    <w:rsid w:val="00EB7085"/>
    <w:rsid w:val="00EB72E8"/>
    <w:rsid w:val="00EB7D5B"/>
    <w:rsid w:val="00EB7E4E"/>
    <w:rsid w:val="00EC152F"/>
    <w:rsid w:val="00EC25CB"/>
    <w:rsid w:val="00EC51C7"/>
    <w:rsid w:val="00EC56AE"/>
    <w:rsid w:val="00EC65B0"/>
    <w:rsid w:val="00EC7113"/>
    <w:rsid w:val="00EC783E"/>
    <w:rsid w:val="00ED1E99"/>
    <w:rsid w:val="00ED2FAA"/>
    <w:rsid w:val="00ED30F1"/>
    <w:rsid w:val="00ED34F3"/>
    <w:rsid w:val="00ED3DE7"/>
    <w:rsid w:val="00ED423C"/>
    <w:rsid w:val="00ED5085"/>
    <w:rsid w:val="00ED64A8"/>
    <w:rsid w:val="00ED7C3D"/>
    <w:rsid w:val="00ED7DB2"/>
    <w:rsid w:val="00EE0FC7"/>
    <w:rsid w:val="00EE1526"/>
    <w:rsid w:val="00EE1FBA"/>
    <w:rsid w:val="00EE35B3"/>
    <w:rsid w:val="00EE41E7"/>
    <w:rsid w:val="00EE4306"/>
    <w:rsid w:val="00EE661B"/>
    <w:rsid w:val="00EE71EB"/>
    <w:rsid w:val="00EF18D6"/>
    <w:rsid w:val="00EF19E4"/>
    <w:rsid w:val="00EF25F9"/>
    <w:rsid w:val="00EF2701"/>
    <w:rsid w:val="00EF37C8"/>
    <w:rsid w:val="00EF5C66"/>
    <w:rsid w:val="00EF6442"/>
    <w:rsid w:val="00EF76D7"/>
    <w:rsid w:val="00F0071C"/>
    <w:rsid w:val="00F00922"/>
    <w:rsid w:val="00F03F5D"/>
    <w:rsid w:val="00F0409C"/>
    <w:rsid w:val="00F04C52"/>
    <w:rsid w:val="00F058B1"/>
    <w:rsid w:val="00F05A03"/>
    <w:rsid w:val="00F05AE4"/>
    <w:rsid w:val="00F06AF0"/>
    <w:rsid w:val="00F07079"/>
    <w:rsid w:val="00F078C3"/>
    <w:rsid w:val="00F07ECD"/>
    <w:rsid w:val="00F10FBC"/>
    <w:rsid w:val="00F1117A"/>
    <w:rsid w:val="00F12D43"/>
    <w:rsid w:val="00F12FC5"/>
    <w:rsid w:val="00F13E62"/>
    <w:rsid w:val="00F14010"/>
    <w:rsid w:val="00F1432F"/>
    <w:rsid w:val="00F1477A"/>
    <w:rsid w:val="00F14886"/>
    <w:rsid w:val="00F1638C"/>
    <w:rsid w:val="00F21AE7"/>
    <w:rsid w:val="00F22187"/>
    <w:rsid w:val="00F22333"/>
    <w:rsid w:val="00F22365"/>
    <w:rsid w:val="00F23156"/>
    <w:rsid w:val="00F254C8"/>
    <w:rsid w:val="00F26C01"/>
    <w:rsid w:val="00F311C3"/>
    <w:rsid w:val="00F313AF"/>
    <w:rsid w:val="00F314D7"/>
    <w:rsid w:val="00F31EF4"/>
    <w:rsid w:val="00F3218E"/>
    <w:rsid w:val="00F32545"/>
    <w:rsid w:val="00F3348C"/>
    <w:rsid w:val="00F3570F"/>
    <w:rsid w:val="00F360FD"/>
    <w:rsid w:val="00F36764"/>
    <w:rsid w:val="00F3718A"/>
    <w:rsid w:val="00F41B06"/>
    <w:rsid w:val="00F4389E"/>
    <w:rsid w:val="00F43D21"/>
    <w:rsid w:val="00F443BB"/>
    <w:rsid w:val="00F44496"/>
    <w:rsid w:val="00F456DB"/>
    <w:rsid w:val="00F511BE"/>
    <w:rsid w:val="00F51396"/>
    <w:rsid w:val="00F528CB"/>
    <w:rsid w:val="00F53EAF"/>
    <w:rsid w:val="00F55581"/>
    <w:rsid w:val="00F6142B"/>
    <w:rsid w:val="00F6349F"/>
    <w:rsid w:val="00F635DC"/>
    <w:rsid w:val="00F6465D"/>
    <w:rsid w:val="00F65105"/>
    <w:rsid w:val="00F659E5"/>
    <w:rsid w:val="00F6672B"/>
    <w:rsid w:val="00F66CDB"/>
    <w:rsid w:val="00F71675"/>
    <w:rsid w:val="00F71BA6"/>
    <w:rsid w:val="00F727C6"/>
    <w:rsid w:val="00F73445"/>
    <w:rsid w:val="00F75EEB"/>
    <w:rsid w:val="00F76071"/>
    <w:rsid w:val="00F80C5C"/>
    <w:rsid w:val="00F811EC"/>
    <w:rsid w:val="00F8380D"/>
    <w:rsid w:val="00F83815"/>
    <w:rsid w:val="00F8414F"/>
    <w:rsid w:val="00F8519D"/>
    <w:rsid w:val="00F85250"/>
    <w:rsid w:val="00F8549D"/>
    <w:rsid w:val="00F85A1E"/>
    <w:rsid w:val="00F90371"/>
    <w:rsid w:val="00F916C9"/>
    <w:rsid w:val="00F92945"/>
    <w:rsid w:val="00F94360"/>
    <w:rsid w:val="00F96B78"/>
    <w:rsid w:val="00FA072F"/>
    <w:rsid w:val="00FA1213"/>
    <w:rsid w:val="00FA1FC5"/>
    <w:rsid w:val="00FA2A43"/>
    <w:rsid w:val="00FA2B5D"/>
    <w:rsid w:val="00FA4784"/>
    <w:rsid w:val="00FA7261"/>
    <w:rsid w:val="00FB177D"/>
    <w:rsid w:val="00FB1CBF"/>
    <w:rsid w:val="00FB2412"/>
    <w:rsid w:val="00FB312C"/>
    <w:rsid w:val="00FB3951"/>
    <w:rsid w:val="00FB3D5E"/>
    <w:rsid w:val="00FB62E2"/>
    <w:rsid w:val="00FB6C90"/>
    <w:rsid w:val="00FB6D95"/>
    <w:rsid w:val="00FB7111"/>
    <w:rsid w:val="00FC13B3"/>
    <w:rsid w:val="00FC1ED8"/>
    <w:rsid w:val="00FC24B0"/>
    <w:rsid w:val="00FC2D08"/>
    <w:rsid w:val="00FC2DC1"/>
    <w:rsid w:val="00FC3BBD"/>
    <w:rsid w:val="00FC4E14"/>
    <w:rsid w:val="00FC69BE"/>
    <w:rsid w:val="00FC7AB4"/>
    <w:rsid w:val="00FD0222"/>
    <w:rsid w:val="00FD08F8"/>
    <w:rsid w:val="00FD2010"/>
    <w:rsid w:val="00FD27F7"/>
    <w:rsid w:val="00FD4B18"/>
    <w:rsid w:val="00FD4D18"/>
    <w:rsid w:val="00FD4F3B"/>
    <w:rsid w:val="00FD4F6C"/>
    <w:rsid w:val="00FD5664"/>
    <w:rsid w:val="00FD64D1"/>
    <w:rsid w:val="00FD6C18"/>
    <w:rsid w:val="00FD7594"/>
    <w:rsid w:val="00FD7688"/>
    <w:rsid w:val="00FE14C2"/>
    <w:rsid w:val="00FE1821"/>
    <w:rsid w:val="00FE1DFC"/>
    <w:rsid w:val="00FE23D4"/>
    <w:rsid w:val="00FE2C90"/>
    <w:rsid w:val="00FE31E0"/>
    <w:rsid w:val="00FE3579"/>
    <w:rsid w:val="00FE599D"/>
    <w:rsid w:val="00FE5B7B"/>
    <w:rsid w:val="00FE7BD4"/>
    <w:rsid w:val="00FF0A50"/>
    <w:rsid w:val="00FF0A77"/>
    <w:rsid w:val="00FF0E4E"/>
    <w:rsid w:val="00FF190A"/>
    <w:rsid w:val="00FF265A"/>
    <w:rsid w:val="00FF2A1F"/>
    <w:rsid w:val="00FF2F5B"/>
    <w:rsid w:val="00FF429D"/>
    <w:rsid w:val="00FF54AB"/>
    <w:rsid w:val="00FF5D21"/>
    <w:rsid w:val="00FF663D"/>
    <w:rsid w:val="00FF6C0F"/>
    <w:rsid w:val="00FF7046"/>
    <w:rsid w:val="019E6B87"/>
    <w:rsid w:val="04A841D9"/>
    <w:rsid w:val="053B5EEF"/>
    <w:rsid w:val="08A64118"/>
    <w:rsid w:val="0B2C618D"/>
    <w:rsid w:val="0E181406"/>
    <w:rsid w:val="0E2C0D62"/>
    <w:rsid w:val="10722925"/>
    <w:rsid w:val="11546697"/>
    <w:rsid w:val="1293792F"/>
    <w:rsid w:val="12F45DDE"/>
    <w:rsid w:val="16B75E20"/>
    <w:rsid w:val="193147B5"/>
    <w:rsid w:val="1C064970"/>
    <w:rsid w:val="1C960D79"/>
    <w:rsid w:val="1D5C0196"/>
    <w:rsid w:val="1E1C7ADE"/>
    <w:rsid w:val="1FC3571C"/>
    <w:rsid w:val="2167093F"/>
    <w:rsid w:val="223A2724"/>
    <w:rsid w:val="22EA00A0"/>
    <w:rsid w:val="247745D2"/>
    <w:rsid w:val="264D1AAB"/>
    <w:rsid w:val="276B736B"/>
    <w:rsid w:val="29663F4D"/>
    <w:rsid w:val="29CF3D1D"/>
    <w:rsid w:val="2A885258"/>
    <w:rsid w:val="2B387FC4"/>
    <w:rsid w:val="2C217AF9"/>
    <w:rsid w:val="30DD4A37"/>
    <w:rsid w:val="313F0FBD"/>
    <w:rsid w:val="31727DF7"/>
    <w:rsid w:val="31A050A0"/>
    <w:rsid w:val="32F57F6D"/>
    <w:rsid w:val="3468651D"/>
    <w:rsid w:val="34F634C2"/>
    <w:rsid w:val="376A7F08"/>
    <w:rsid w:val="3A667688"/>
    <w:rsid w:val="3CE26B36"/>
    <w:rsid w:val="45FE10A6"/>
    <w:rsid w:val="47800A9B"/>
    <w:rsid w:val="4C8A52E8"/>
    <w:rsid w:val="4CB42772"/>
    <w:rsid w:val="4CEE7DBE"/>
    <w:rsid w:val="4D9A764A"/>
    <w:rsid w:val="4E1E0327"/>
    <w:rsid w:val="4E7648FB"/>
    <w:rsid w:val="4E8B1A14"/>
    <w:rsid w:val="50513DE2"/>
    <w:rsid w:val="51D332DD"/>
    <w:rsid w:val="52D84713"/>
    <w:rsid w:val="53C3507D"/>
    <w:rsid w:val="547C1704"/>
    <w:rsid w:val="54F20115"/>
    <w:rsid w:val="55675649"/>
    <w:rsid w:val="579D212F"/>
    <w:rsid w:val="57C564D4"/>
    <w:rsid w:val="5B4713A3"/>
    <w:rsid w:val="5E815D63"/>
    <w:rsid w:val="5EA77221"/>
    <w:rsid w:val="5F3364A1"/>
    <w:rsid w:val="631E73FF"/>
    <w:rsid w:val="67237DEA"/>
    <w:rsid w:val="67256898"/>
    <w:rsid w:val="679C76D8"/>
    <w:rsid w:val="6E256506"/>
    <w:rsid w:val="6F424F76"/>
    <w:rsid w:val="6FF95FF5"/>
    <w:rsid w:val="77773A9F"/>
    <w:rsid w:val="77B13EA9"/>
    <w:rsid w:val="780C4E74"/>
    <w:rsid w:val="7A1C258B"/>
    <w:rsid w:val="7B8745D9"/>
    <w:rsid w:val="7CA6566F"/>
    <w:rsid w:val="7F1F3DB0"/>
    <w:rsid w:val="7FFE2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918457"/>
  <w15:docId w15:val="{24A3E57C-8A5F-4C8B-9F3A-99B8CE53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page number" w:qFormat="1"/>
    <w:lsdException w:name="Title" w:qFormat="1"/>
    <w:lsdException w:name="Default Paragraph Font" w:semiHidden="1" w:qFormat="1"/>
    <w:lsdException w:name="Subtitle" w:qFormat="1"/>
    <w:lsdException w:name="Body Text Firs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qFormat/>
    <w:pPr>
      <w:widowControl w:val="0"/>
      <w:spacing w:line="560" w:lineRule="exact"/>
      <w:ind w:firstLineChars="200" w:firstLine="420"/>
      <w:jc w:val="both"/>
    </w:pPr>
    <w:rPr>
      <w:rFonts w:cs="仿宋_GB2312"/>
      <w:kern w:val="2"/>
      <w:sz w:val="28"/>
      <w:szCs w:val="28"/>
    </w:rPr>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qFormat/>
    <w:rPr>
      <w:b/>
      <w:bCs/>
    </w:rPr>
  </w:style>
  <w:style w:type="character" w:styleId="ad">
    <w:name w:val="page number"/>
    <w:basedOn w:val="a0"/>
    <w:qFormat/>
  </w:style>
  <w:style w:type="character" w:styleId="ae">
    <w:name w:val="annotation reference"/>
    <w:qFormat/>
    <w:rPr>
      <w:sz w:val="21"/>
      <w:szCs w:val="21"/>
    </w:rPr>
  </w:style>
  <w:style w:type="paragraph" w:customStyle="1" w:styleId="af">
    <w:name w:val="样式 两端对齐"/>
    <w:basedOn w:val="a"/>
    <w:qFormat/>
    <w:rPr>
      <w:rFonts w:cs="宋体"/>
      <w:sz w:val="28"/>
      <w:szCs w:val="20"/>
    </w:rPr>
  </w:style>
  <w:style w:type="character" w:customStyle="1" w:styleId="a4">
    <w:name w:val="批注文字 字符"/>
    <w:link w:val="a3"/>
    <w:qFormat/>
    <w:rPr>
      <w:kern w:val="2"/>
      <w:sz w:val="21"/>
      <w:szCs w:val="21"/>
    </w:rPr>
  </w:style>
  <w:style w:type="character" w:customStyle="1" w:styleId="a6">
    <w:name w:val="批注框文本 字符"/>
    <w:link w:val="a5"/>
    <w:qFormat/>
    <w:rPr>
      <w:kern w:val="2"/>
      <w:sz w:val="18"/>
      <w:szCs w:val="18"/>
    </w:rPr>
  </w:style>
  <w:style w:type="character" w:customStyle="1" w:styleId="a8">
    <w:name w:val="页脚 字符"/>
    <w:link w:val="a7"/>
    <w:semiHidden/>
    <w:qFormat/>
    <w:locked/>
    <w:rPr>
      <w:rFonts w:eastAsia="宋体"/>
      <w:kern w:val="2"/>
      <w:sz w:val="18"/>
      <w:szCs w:val="18"/>
      <w:lang w:val="en-US" w:eastAsia="zh-CN" w:bidi="ar-SA"/>
    </w:rPr>
  </w:style>
  <w:style w:type="character" w:customStyle="1" w:styleId="aa">
    <w:name w:val="页眉 字符"/>
    <w:link w:val="a9"/>
    <w:qFormat/>
    <w:rPr>
      <w:kern w:val="2"/>
      <w:sz w:val="18"/>
      <w:szCs w:val="18"/>
    </w:rPr>
  </w:style>
  <w:style w:type="character" w:customStyle="1" w:styleId="ac">
    <w:name w:val="批注主题 字符"/>
    <w:link w:val="ab"/>
    <w:qFormat/>
    <w:rPr>
      <w:b/>
      <w:bCs/>
      <w:kern w:val="2"/>
      <w:sz w:val="21"/>
      <w:szCs w:val="21"/>
    </w:rPr>
  </w:style>
  <w:style w:type="paragraph" w:customStyle="1" w:styleId="Style15">
    <w:name w:val="_Style 15"/>
    <w:uiPriority w:val="99"/>
    <w:unhideWhenUsed/>
    <w:qFormat/>
    <w:rPr>
      <w:kern w:val="2"/>
      <w:sz w:val="21"/>
      <w:szCs w:val="21"/>
    </w:rPr>
  </w:style>
  <w:style w:type="paragraph" w:styleId="af0">
    <w:name w:val="Revision"/>
    <w:hidden/>
    <w:uiPriority w:val="99"/>
    <w:unhideWhenUsed/>
    <w:rsid w:val="00012D87"/>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975</Words>
  <Characters>5564</Characters>
  <Application>Microsoft Office Word</Application>
  <DocSecurity>0</DocSecurity>
  <Lines>46</Lines>
  <Paragraphs>13</Paragraphs>
  <ScaleCrop>false</ScaleCrop>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dc:title>
  <dc:creator>yangtm</dc:creator>
  <cp:lastModifiedBy>Kexin</cp:lastModifiedBy>
  <cp:revision>1</cp:revision>
  <cp:lastPrinted>2024-06-06T13:53:00Z</cp:lastPrinted>
  <dcterms:created xsi:type="dcterms:W3CDTF">2024-02-07T09:32:00Z</dcterms:created>
  <dcterms:modified xsi:type="dcterms:W3CDTF">2026-08-26T01:08:00Z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58BFA60938DD4ABCB21C84A7968D59BE</vt:lpwstr>
  </property>
</Properties>
</file>